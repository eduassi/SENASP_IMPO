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080F1C" w14:textId="77777777" w:rsidR="00664201" w:rsidRPr="000007B6" w:rsidRDefault="00930F55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</w:rPr>
        <w:t>MÓDULO IV – MUNIÇÕES DE IMPACTO CONTROLADO</w:t>
      </w:r>
    </w:p>
    <w:p w14:paraId="5362CA45" w14:textId="77777777" w:rsidR="009C15D3" w:rsidRDefault="009C15D3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</w:pPr>
    </w:p>
    <w:p w14:paraId="5F59E8A8" w14:textId="77777777" w:rsidR="009C15D3" w:rsidRDefault="00225A71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&lt;H2&gt;</w:t>
      </w:r>
      <w:r>
        <w:rPr>
          <w:rFonts w:ascii="Arial" w:eastAsia="Times New Roman" w:hAnsi="Arial" w:cs="Arial"/>
          <w:b/>
          <w:sz w:val="24"/>
          <w:szCs w:val="24"/>
        </w:rPr>
        <w:t xml:space="preserve"> Apresentação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&lt;/H2&gt;</w:t>
      </w:r>
    </w:p>
    <w:p w14:paraId="621346B6" w14:textId="77777777" w:rsidR="00664201" w:rsidRPr="000007B6" w:rsidRDefault="00930F55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>Olá</w:t>
      </w:r>
      <w:r w:rsidR="00225A71">
        <w:rPr>
          <w:rFonts w:ascii="Arial" w:eastAsia="Times New Roman" w:hAnsi="Arial" w:cs="Arial"/>
          <w:sz w:val="24"/>
          <w:szCs w:val="24"/>
        </w:rPr>
        <w:t>, cursista</w:t>
      </w:r>
      <w:r w:rsidRPr="000007B6">
        <w:rPr>
          <w:rFonts w:ascii="Arial" w:eastAsia="Times New Roman" w:hAnsi="Arial" w:cs="Arial"/>
          <w:sz w:val="24"/>
          <w:szCs w:val="24"/>
        </w:rPr>
        <w:t>!</w:t>
      </w:r>
    </w:p>
    <w:p w14:paraId="188C8C3C" w14:textId="0570FE77" w:rsidR="00664201" w:rsidRDefault="00225A71" w:rsidP="001C4B33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Nest</w:t>
      </w:r>
      <w:r w:rsidR="00291EC2">
        <w:rPr>
          <w:rFonts w:ascii="Arial" w:eastAsia="Times New Roman" w:hAnsi="Arial" w:cs="Arial"/>
          <w:sz w:val="24"/>
          <w:szCs w:val="24"/>
        </w:rPr>
        <w:t>e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A64820">
        <w:rPr>
          <w:rFonts w:ascii="Arial" w:eastAsia="Times New Roman" w:hAnsi="Arial" w:cs="Arial"/>
          <w:sz w:val="24"/>
          <w:szCs w:val="24"/>
        </w:rPr>
        <w:t>módulo</w:t>
      </w:r>
      <w:r>
        <w:rPr>
          <w:rFonts w:ascii="Arial" w:eastAsia="Times New Roman" w:hAnsi="Arial" w:cs="Arial"/>
          <w:sz w:val="24"/>
          <w:szCs w:val="24"/>
        </w:rPr>
        <w:t xml:space="preserve">, aprofundaremos o estudo sobre as </w:t>
      </w:r>
      <w:r w:rsidRPr="000007B6">
        <w:rPr>
          <w:rFonts w:ascii="Arial" w:eastAsia="Times New Roman" w:hAnsi="Arial" w:cs="Arial"/>
          <w:b/>
          <w:sz w:val="24"/>
          <w:szCs w:val="24"/>
        </w:rPr>
        <w:t>munições de impacto controlado</w:t>
      </w:r>
      <w:r>
        <w:rPr>
          <w:rFonts w:ascii="Arial" w:eastAsia="Times New Roman" w:hAnsi="Arial" w:cs="Arial"/>
          <w:sz w:val="24"/>
          <w:szCs w:val="24"/>
        </w:rPr>
        <w:t xml:space="preserve">, parte </w:t>
      </w:r>
      <w:r w:rsidR="00192D3F">
        <w:rPr>
          <w:rFonts w:ascii="Arial" w:eastAsia="Times New Roman" w:hAnsi="Arial" w:cs="Arial"/>
          <w:sz w:val="24"/>
          <w:szCs w:val="24"/>
        </w:rPr>
        <w:t>integrante do conjunto dos</w:t>
      </w:r>
      <w:r>
        <w:rPr>
          <w:rFonts w:ascii="Arial" w:eastAsia="Times New Roman" w:hAnsi="Arial" w:cs="Arial"/>
          <w:sz w:val="24"/>
          <w:szCs w:val="24"/>
        </w:rPr>
        <w:t xml:space="preserve"> instrumentos de menor potencial ofensivo disponíveis durante a ação. </w:t>
      </w:r>
      <w:r w:rsidR="00192D3F">
        <w:rPr>
          <w:rFonts w:ascii="Arial" w:eastAsia="Times New Roman" w:hAnsi="Arial" w:cs="Arial"/>
          <w:sz w:val="24"/>
          <w:szCs w:val="24"/>
        </w:rPr>
        <w:t xml:space="preserve">Vamos falar da diferença entre a força cinética de uma munição de impacto controlado em relação à força da munição letal e também sobre como é a estrutura básica de um cartucho. </w:t>
      </w:r>
      <w:r w:rsidR="007417C6">
        <w:rPr>
          <w:rFonts w:ascii="Arial" w:eastAsia="Times New Roman" w:hAnsi="Arial" w:cs="Arial"/>
          <w:sz w:val="24"/>
          <w:szCs w:val="24"/>
        </w:rPr>
        <w:t>Desejamos um bom estudo!</w:t>
      </w:r>
    </w:p>
    <w:p w14:paraId="06EAA0E6" w14:textId="77777777" w:rsidR="007627AA" w:rsidRPr="000007B6" w:rsidRDefault="007627AA" w:rsidP="001C4B33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65646C10" w14:textId="77777777" w:rsidR="007627AA" w:rsidRDefault="007417C6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&lt;H2&gt;</w:t>
      </w:r>
      <w:r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b/>
          <w:sz w:val="24"/>
          <w:szCs w:val="24"/>
        </w:rPr>
        <w:t xml:space="preserve">Objetivos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&lt;/H2&gt;</w:t>
      </w:r>
      <w:r w:rsidRPr="007417C6" w:rsidDel="007417C6">
        <w:rPr>
          <w:rFonts w:ascii="Arial" w:eastAsia="Times New Roman" w:hAnsi="Arial" w:cs="Arial"/>
          <w:b/>
          <w:sz w:val="24"/>
          <w:szCs w:val="24"/>
        </w:rPr>
        <w:t xml:space="preserve"> </w:t>
      </w:r>
    </w:p>
    <w:p w14:paraId="50DE6D3B" w14:textId="2F86FFC1" w:rsidR="00664201" w:rsidRPr="000007B6" w:rsidRDefault="007417C6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Contextualizar o emprego das munições de impacto controlado dentro do princípio da intervenção seletiva, identificar as características básicas das munições de impacto controlado e refletir sobre o emprego correto das munições de calibre 12,37</w:t>
      </w:r>
      <w:r w:rsidR="00EF1BE5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mm, 38</w:t>
      </w:r>
      <w:r w:rsidR="00EF1BE5">
        <w:rPr>
          <w:rFonts w:ascii="Arial" w:eastAsia="Times New Roman" w:hAnsi="Arial" w:cs="Arial"/>
          <w:sz w:val="24"/>
          <w:szCs w:val="24"/>
        </w:rPr>
        <w:t>,</w:t>
      </w:r>
      <w:r>
        <w:rPr>
          <w:rFonts w:ascii="Arial" w:eastAsia="Times New Roman" w:hAnsi="Arial" w:cs="Arial"/>
          <w:sz w:val="24"/>
          <w:szCs w:val="24"/>
        </w:rPr>
        <w:t xml:space="preserve">1 mm e 40 </w:t>
      </w:r>
      <w:proofErr w:type="spellStart"/>
      <w:r>
        <w:rPr>
          <w:rFonts w:ascii="Arial" w:eastAsia="Times New Roman" w:hAnsi="Arial" w:cs="Arial"/>
          <w:sz w:val="24"/>
          <w:szCs w:val="24"/>
        </w:rPr>
        <w:t>mm.</w:t>
      </w:r>
      <w:proofErr w:type="spellEnd"/>
    </w:p>
    <w:p w14:paraId="069BE6D6" w14:textId="77777777" w:rsidR="00664201" w:rsidRPr="000007B6" w:rsidRDefault="006642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hAnsi="Arial" w:cs="Arial"/>
          <w:color w:val="000000"/>
          <w:sz w:val="24"/>
          <w:szCs w:val="24"/>
        </w:rPr>
      </w:pPr>
    </w:p>
    <w:p w14:paraId="25F35C49" w14:textId="67170A3F" w:rsidR="00664201" w:rsidRPr="000007B6" w:rsidRDefault="007417C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&lt;H2&gt;</w:t>
      </w:r>
      <w:r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b/>
          <w:sz w:val="24"/>
          <w:szCs w:val="24"/>
        </w:rPr>
        <w:t xml:space="preserve">Estrutura do </w:t>
      </w:r>
      <w:r w:rsidR="00291EC2">
        <w:rPr>
          <w:rFonts w:ascii="Arial" w:eastAsia="Times New Roman" w:hAnsi="Arial" w:cs="Arial"/>
          <w:b/>
          <w:sz w:val="24"/>
          <w:szCs w:val="24"/>
        </w:rPr>
        <w:t>m</w:t>
      </w:r>
      <w:r w:rsidR="00291EC2" w:rsidRPr="000007B6">
        <w:rPr>
          <w:rFonts w:ascii="Arial" w:eastAsia="Times New Roman" w:hAnsi="Arial" w:cs="Arial"/>
          <w:b/>
          <w:sz w:val="24"/>
          <w:szCs w:val="24"/>
        </w:rPr>
        <w:t>ódulo</w:t>
      </w:r>
      <w:r w:rsidR="00291EC2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&lt;/H2&gt;</w:t>
      </w:r>
    </w:p>
    <w:p w14:paraId="04282D5F" w14:textId="2B6A23E5" w:rsidR="00664201" w:rsidRPr="000007B6" w:rsidRDefault="00930F55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>Aula 1 – Munições de impacto controlado – contextualização</w:t>
      </w:r>
      <w:r w:rsidR="00B66196">
        <w:rPr>
          <w:rFonts w:ascii="Arial" w:eastAsia="Times New Roman" w:hAnsi="Arial" w:cs="Arial"/>
          <w:sz w:val="24"/>
          <w:szCs w:val="24"/>
        </w:rPr>
        <w:t xml:space="preserve"> e características</w:t>
      </w:r>
      <w:r w:rsidRPr="000007B6">
        <w:rPr>
          <w:rFonts w:ascii="Arial" w:eastAsia="Times New Roman" w:hAnsi="Arial" w:cs="Arial"/>
          <w:sz w:val="24"/>
          <w:szCs w:val="24"/>
        </w:rPr>
        <w:t>.</w:t>
      </w:r>
    </w:p>
    <w:p w14:paraId="78FC013A" w14:textId="02C56462" w:rsidR="00B63B77" w:rsidRDefault="00930F55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 xml:space="preserve">Aula </w:t>
      </w:r>
      <w:r w:rsidR="00101866">
        <w:rPr>
          <w:rFonts w:ascii="Arial" w:eastAsia="Times New Roman" w:hAnsi="Arial" w:cs="Arial"/>
          <w:sz w:val="24"/>
          <w:szCs w:val="24"/>
        </w:rPr>
        <w:t>2</w:t>
      </w:r>
      <w:r w:rsidR="00101866" w:rsidRPr="000007B6">
        <w:rPr>
          <w:rFonts w:ascii="Arial" w:eastAsia="Times New Roman" w:hAnsi="Arial" w:cs="Arial"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sz w:val="24"/>
          <w:szCs w:val="24"/>
        </w:rPr>
        <w:t xml:space="preserve">– </w:t>
      </w:r>
      <w:r w:rsidR="00101866" w:rsidRPr="00101866">
        <w:rPr>
          <w:rFonts w:ascii="Arial" w:eastAsia="Times New Roman" w:hAnsi="Arial" w:cs="Arial"/>
          <w:sz w:val="24"/>
          <w:szCs w:val="24"/>
        </w:rPr>
        <w:t>O uso das munições de impacto controlado: técnicas de menor potencial ofensivo.</w:t>
      </w:r>
    </w:p>
    <w:p w14:paraId="14B91622" w14:textId="77777777" w:rsidR="003136BF" w:rsidRDefault="003136BF">
      <w:pPr>
        <w:suppressAutoHyphens w:val="0"/>
        <w:ind w:leftChars="0" w:left="0" w:firstLineChars="0" w:firstLine="0"/>
        <w:textDirection w:val="lrTb"/>
        <w:textAlignment w:val="auto"/>
        <w:outlineLvl w:val="9"/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</w:pPr>
      <w:r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br w:type="page"/>
      </w:r>
    </w:p>
    <w:p w14:paraId="1BFD04B3" w14:textId="2CAD769D" w:rsidR="00664201" w:rsidRPr="000007B6" w:rsidRDefault="007417C6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lastRenderedPageBreak/>
        <w:t>&lt;H</w:t>
      </w:r>
      <w:r w:rsidR="004663A1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1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&gt;</w:t>
      </w:r>
      <w:r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7417C6">
        <w:rPr>
          <w:rFonts w:ascii="Arial" w:eastAsia="Times New Roman" w:hAnsi="Arial" w:cs="Arial"/>
          <w:b/>
          <w:sz w:val="24"/>
          <w:szCs w:val="24"/>
        </w:rPr>
        <w:t>Aula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b/>
          <w:sz w:val="24"/>
          <w:szCs w:val="24"/>
        </w:rPr>
        <w:t xml:space="preserve">1 – </w:t>
      </w:r>
      <w:r>
        <w:rPr>
          <w:rFonts w:ascii="Arial" w:eastAsia="Times New Roman" w:hAnsi="Arial" w:cs="Arial"/>
          <w:b/>
          <w:sz w:val="24"/>
          <w:szCs w:val="24"/>
        </w:rPr>
        <w:t>Munições de impacto controlado</w:t>
      </w:r>
      <w:r w:rsidR="00EF1BE5">
        <w:rPr>
          <w:rFonts w:ascii="Arial" w:eastAsia="Times New Roman" w:hAnsi="Arial" w:cs="Arial"/>
          <w:b/>
          <w:sz w:val="24"/>
          <w:szCs w:val="24"/>
        </w:rPr>
        <w:t>:</w:t>
      </w:r>
      <w:r>
        <w:rPr>
          <w:rFonts w:ascii="Arial" w:eastAsia="Times New Roman" w:hAnsi="Arial" w:cs="Arial"/>
          <w:b/>
          <w:sz w:val="24"/>
          <w:szCs w:val="24"/>
        </w:rPr>
        <w:t xml:space="preserve"> contextualização e características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</w:t>
      </w:r>
      <w:r w:rsidR="004663A1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1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&gt;</w:t>
      </w:r>
    </w:p>
    <w:p w14:paraId="04FAF717" w14:textId="77777777" w:rsidR="009C15D3" w:rsidRDefault="009C15D3" w:rsidP="000007B6">
      <w:pPr>
        <w:spacing w:line="360" w:lineRule="auto"/>
        <w:ind w:left="-2" w:firstLineChars="0" w:firstLine="0"/>
        <w:jc w:val="both"/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</w:pPr>
    </w:p>
    <w:p w14:paraId="0E55190D" w14:textId="580E040A" w:rsidR="002268CE" w:rsidRPr="000007B6" w:rsidRDefault="002268CE" w:rsidP="000007B6">
      <w:pPr>
        <w:spacing w:line="360" w:lineRule="auto"/>
        <w:ind w:left="-2" w:firstLineChars="0" w:firstLine="0"/>
        <w:jc w:val="both"/>
        <w:rPr>
          <w:rFonts w:ascii="Arial" w:eastAsia="Times New Roman" w:hAnsi="Arial" w:cs="Arial"/>
          <w:b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&lt;H2&gt;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Contextualizando...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&lt;/H2&gt;</w:t>
      </w:r>
    </w:p>
    <w:p w14:paraId="3528D1EE" w14:textId="72E436DA" w:rsidR="00B66196" w:rsidRDefault="00E045EF" w:rsidP="000007B6">
      <w:pPr>
        <w:spacing w:line="360" w:lineRule="auto"/>
        <w:ind w:left="-2" w:firstLineChars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Você saberia dizer qual é a principal diferença entre a munição de impacto controlado </w:t>
      </w:r>
      <w:r w:rsidR="00436949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a munição letal? </w:t>
      </w:r>
      <w:r w:rsidR="00714282">
        <w:rPr>
          <w:rFonts w:ascii="Arial" w:hAnsi="Arial" w:cs="Arial"/>
          <w:sz w:val="24"/>
          <w:szCs w:val="24"/>
        </w:rPr>
        <w:t>Es</w:t>
      </w:r>
      <w:r w:rsidR="00E932BD">
        <w:rPr>
          <w:rFonts w:ascii="Arial" w:hAnsi="Arial" w:cs="Arial"/>
          <w:sz w:val="24"/>
          <w:szCs w:val="24"/>
        </w:rPr>
        <w:t>s</w:t>
      </w:r>
      <w:r w:rsidR="00714282">
        <w:rPr>
          <w:rFonts w:ascii="Arial" w:hAnsi="Arial" w:cs="Arial"/>
          <w:sz w:val="24"/>
          <w:szCs w:val="24"/>
        </w:rPr>
        <w:t>a inovação tecnológica tem</w:t>
      </w:r>
      <w:r>
        <w:rPr>
          <w:rFonts w:ascii="Arial" w:hAnsi="Arial" w:cs="Arial"/>
          <w:sz w:val="24"/>
          <w:szCs w:val="24"/>
        </w:rPr>
        <w:t xml:space="preserve"> como diferencial sua baixa energia de impacto, muito inferior às demais munições, e por isso as munições de impacto controlado </w:t>
      </w:r>
      <w:r w:rsidR="00436949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stão entre os instrumentos de menor potencial possíveis de utilizar durante sua ação. Veremos, porém, que</w:t>
      </w:r>
      <w:r w:rsidR="00E932B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entre as munições existentes, </w:t>
      </w:r>
      <w:r w:rsidR="007D066F">
        <w:rPr>
          <w:rFonts w:ascii="Arial" w:hAnsi="Arial" w:cs="Arial"/>
          <w:sz w:val="24"/>
          <w:szCs w:val="24"/>
        </w:rPr>
        <w:t xml:space="preserve">há </w:t>
      </w:r>
      <w:r>
        <w:rPr>
          <w:rFonts w:ascii="Arial" w:hAnsi="Arial" w:cs="Arial"/>
          <w:sz w:val="24"/>
          <w:szCs w:val="24"/>
        </w:rPr>
        <w:t xml:space="preserve">características específicas de estrutura </w:t>
      </w:r>
      <w:r w:rsidRPr="007D066F">
        <w:rPr>
          <w:rFonts w:ascii="Arial" w:hAnsi="Arial" w:cs="Arial"/>
          <w:sz w:val="24"/>
          <w:szCs w:val="24"/>
        </w:rPr>
        <w:t xml:space="preserve">que </w:t>
      </w:r>
      <w:r w:rsidR="007D066F">
        <w:rPr>
          <w:rFonts w:ascii="Arial" w:hAnsi="Arial" w:cs="Arial"/>
          <w:sz w:val="24"/>
          <w:szCs w:val="24"/>
        </w:rPr>
        <w:t xml:space="preserve">devem ser consideradas </w:t>
      </w:r>
      <w:r w:rsidRPr="007D066F">
        <w:rPr>
          <w:rFonts w:ascii="Arial" w:hAnsi="Arial" w:cs="Arial"/>
          <w:sz w:val="24"/>
          <w:szCs w:val="24"/>
        </w:rPr>
        <w:t>na escolha</w:t>
      </w:r>
      <w:r w:rsidR="003C6668">
        <w:rPr>
          <w:rFonts w:ascii="Arial" w:hAnsi="Arial" w:cs="Arial"/>
          <w:sz w:val="24"/>
          <w:szCs w:val="24"/>
        </w:rPr>
        <w:t xml:space="preserve"> de tais munições </w:t>
      </w:r>
      <w:r w:rsidRPr="007D066F">
        <w:rPr>
          <w:rFonts w:ascii="Arial" w:hAnsi="Arial" w:cs="Arial"/>
          <w:sz w:val="24"/>
          <w:szCs w:val="24"/>
        </w:rPr>
        <w:t xml:space="preserve">e nos momentos de </w:t>
      </w:r>
      <w:r w:rsidR="003C6668">
        <w:rPr>
          <w:rFonts w:ascii="Arial" w:hAnsi="Arial" w:cs="Arial"/>
          <w:sz w:val="24"/>
          <w:szCs w:val="24"/>
        </w:rPr>
        <w:t xml:space="preserve">seu </w:t>
      </w:r>
      <w:r w:rsidRPr="007D066F">
        <w:rPr>
          <w:rFonts w:ascii="Arial" w:hAnsi="Arial" w:cs="Arial"/>
          <w:sz w:val="24"/>
          <w:szCs w:val="24"/>
        </w:rPr>
        <w:t>uso.</w:t>
      </w:r>
      <w:r w:rsidR="00B66196">
        <w:rPr>
          <w:rFonts w:ascii="Arial" w:hAnsi="Arial" w:cs="Arial"/>
          <w:sz w:val="24"/>
          <w:szCs w:val="24"/>
        </w:rPr>
        <w:t xml:space="preserve"> </w:t>
      </w:r>
    </w:p>
    <w:p w14:paraId="31959A17" w14:textId="77777777" w:rsidR="007627AA" w:rsidRPr="00FA4246" w:rsidRDefault="007627AA" w:rsidP="000007B6">
      <w:pPr>
        <w:spacing w:line="360" w:lineRule="auto"/>
        <w:ind w:left="-2" w:firstLineChars="0" w:firstLine="0"/>
        <w:jc w:val="both"/>
        <w:rPr>
          <w:rFonts w:ascii="Arial" w:eastAsia="Times New Roman" w:hAnsi="Arial" w:cs="Arial"/>
          <w:sz w:val="24"/>
          <w:szCs w:val="24"/>
        </w:rPr>
      </w:pPr>
    </w:p>
    <w:p w14:paraId="515F7B73" w14:textId="07543D9C" w:rsidR="00B73EDB" w:rsidRPr="000007B6" w:rsidRDefault="00B66196" w:rsidP="00B73EDB">
      <w:pPr>
        <w:spacing w:line="360" w:lineRule="auto"/>
        <w:ind w:left="0" w:hanging="2"/>
        <w:jc w:val="both"/>
        <w:rPr>
          <w:rFonts w:ascii="Arial" w:hAnsi="Arial" w:cs="Arial"/>
          <w:b/>
          <w:sz w:val="24"/>
          <w:szCs w:val="24"/>
        </w:rPr>
      </w:pPr>
      <w:r w:rsidRPr="000007B6">
        <w:rPr>
          <w:rFonts w:ascii="Arial" w:hAnsi="Arial" w:cs="Arial"/>
          <w:b/>
          <w:sz w:val="24"/>
          <w:szCs w:val="24"/>
          <w:shd w:val="clear" w:color="auto" w:fill="4F81BD" w:themeFill="accent1"/>
        </w:rPr>
        <w:t>&lt;H</w:t>
      </w:r>
      <w:r w:rsidR="004663A1">
        <w:rPr>
          <w:rFonts w:ascii="Arial" w:hAnsi="Arial" w:cs="Arial"/>
          <w:b/>
          <w:sz w:val="24"/>
          <w:szCs w:val="24"/>
          <w:shd w:val="clear" w:color="auto" w:fill="4F81BD" w:themeFill="accent1"/>
        </w:rPr>
        <w:t>2</w:t>
      </w:r>
      <w:r w:rsidRPr="000007B6">
        <w:rPr>
          <w:rFonts w:ascii="Arial" w:hAnsi="Arial" w:cs="Arial"/>
          <w:b/>
          <w:sz w:val="24"/>
          <w:szCs w:val="24"/>
          <w:shd w:val="clear" w:color="auto" w:fill="4F81BD" w:themeFill="accent1"/>
        </w:rPr>
        <w:t>&gt;</w:t>
      </w:r>
      <w:r w:rsidRPr="000007B6">
        <w:rPr>
          <w:rFonts w:ascii="Arial" w:hAnsi="Arial" w:cs="Arial"/>
          <w:b/>
          <w:sz w:val="24"/>
          <w:szCs w:val="24"/>
        </w:rPr>
        <w:t xml:space="preserve"> </w:t>
      </w:r>
      <w:r w:rsidR="006E450A" w:rsidRPr="000007B6">
        <w:rPr>
          <w:rFonts w:ascii="Arial" w:hAnsi="Arial" w:cs="Arial"/>
          <w:b/>
          <w:sz w:val="24"/>
          <w:szCs w:val="24"/>
        </w:rPr>
        <w:t xml:space="preserve">O treinamento e a capacitação do profissional de </w:t>
      </w:r>
      <w:r w:rsidR="00E26614">
        <w:rPr>
          <w:rFonts w:ascii="Arial" w:hAnsi="Arial" w:cs="Arial"/>
          <w:b/>
          <w:sz w:val="24"/>
          <w:szCs w:val="24"/>
        </w:rPr>
        <w:t>s</w:t>
      </w:r>
      <w:r w:rsidR="006E450A" w:rsidRPr="000007B6">
        <w:rPr>
          <w:rFonts w:ascii="Arial" w:hAnsi="Arial" w:cs="Arial"/>
          <w:b/>
          <w:sz w:val="24"/>
          <w:szCs w:val="24"/>
        </w:rPr>
        <w:t xml:space="preserve">egurança </w:t>
      </w:r>
      <w:r w:rsidR="00E26614">
        <w:rPr>
          <w:rFonts w:ascii="Arial" w:hAnsi="Arial" w:cs="Arial"/>
          <w:b/>
          <w:sz w:val="24"/>
          <w:szCs w:val="24"/>
        </w:rPr>
        <w:t>p</w:t>
      </w:r>
      <w:r w:rsidR="006E450A" w:rsidRPr="000007B6">
        <w:rPr>
          <w:rFonts w:ascii="Arial" w:hAnsi="Arial" w:cs="Arial"/>
          <w:b/>
          <w:sz w:val="24"/>
          <w:szCs w:val="24"/>
        </w:rPr>
        <w:t xml:space="preserve">ública </w:t>
      </w:r>
      <w:r w:rsidR="004663A1" w:rsidRPr="004663A1">
        <w:rPr>
          <w:rFonts w:ascii="Arial" w:hAnsi="Arial" w:cs="Arial"/>
          <w:b/>
          <w:sz w:val="24"/>
          <w:szCs w:val="24"/>
          <w:shd w:val="clear" w:color="auto" w:fill="4F81BD" w:themeFill="accent1"/>
        </w:rPr>
        <w:t>&lt;/H2</w:t>
      </w:r>
      <w:r w:rsidR="006E450A" w:rsidRPr="000007B6">
        <w:rPr>
          <w:rFonts w:ascii="Arial" w:hAnsi="Arial" w:cs="Arial"/>
          <w:b/>
          <w:sz w:val="24"/>
          <w:szCs w:val="24"/>
          <w:shd w:val="clear" w:color="auto" w:fill="4F81BD" w:themeFill="accent1"/>
        </w:rPr>
        <w:t>&gt;</w:t>
      </w:r>
    </w:p>
    <w:p w14:paraId="15770A22" w14:textId="06107421" w:rsidR="00664201" w:rsidRPr="00B61B45" w:rsidRDefault="00B66196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O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 </w:t>
      </w:r>
      <w:r w:rsidR="00291EC2">
        <w:rPr>
          <w:rFonts w:ascii="Arial" w:eastAsia="Times New Roman" w:hAnsi="Arial" w:cs="Arial"/>
          <w:sz w:val="24"/>
          <w:szCs w:val="24"/>
        </w:rPr>
        <w:t>g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overno </w:t>
      </w:r>
      <w:r w:rsidR="00291EC2">
        <w:rPr>
          <w:rFonts w:ascii="Arial" w:eastAsia="Times New Roman" w:hAnsi="Arial" w:cs="Arial"/>
          <w:sz w:val="24"/>
          <w:szCs w:val="24"/>
        </w:rPr>
        <w:t>f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ederal </w:t>
      </w:r>
      <w:r w:rsidR="00930F55" w:rsidRPr="00B61B45">
        <w:rPr>
          <w:rFonts w:ascii="Arial" w:eastAsia="Times New Roman" w:hAnsi="Arial" w:cs="Arial"/>
          <w:sz w:val="24"/>
          <w:szCs w:val="24"/>
        </w:rPr>
        <w:t>busca</w:t>
      </w:r>
      <w:r w:rsidR="00E932BD" w:rsidRPr="00B61B45">
        <w:rPr>
          <w:rFonts w:ascii="Arial" w:eastAsia="Times New Roman" w:hAnsi="Arial" w:cs="Arial"/>
          <w:sz w:val="24"/>
          <w:szCs w:val="24"/>
        </w:rPr>
        <w:t>,</w:t>
      </w:r>
      <w:r w:rsidR="00930F55" w:rsidRPr="001C4C4F">
        <w:rPr>
          <w:rFonts w:ascii="Arial" w:eastAsia="Times New Roman" w:hAnsi="Arial" w:cs="Arial"/>
          <w:color w:val="7030A0"/>
          <w:sz w:val="24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através das capacitações, proporcionar a disseminação </w:t>
      </w:r>
      <w:r w:rsidR="006E450A">
        <w:rPr>
          <w:rFonts w:ascii="Arial" w:eastAsia="Times New Roman" w:hAnsi="Arial" w:cs="Arial"/>
          <w:sz w:val="24"/>
          <w:szCs w:val="24"/>
        </w:rPr>
        <w:t>de informações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 sobre as </w:t>
      </w:r>
      <w:r w:rsidR="00291EC2">
        <w:rPr>
          <w:rFonts w:ascii="Arial" w:eastAsia="Times New Roman" w:hAnsi="Arial" w:cs="Arial"/>
          <w:sz w:val="24"/>
          <w:szCs w:val="24"/>
        </w:rPr>
        <w:t>t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écnicas e </w:t>
      </w:r>
      <w:r w:rsidR="00291EC2">
        <w:rPr>
          <w:rFonts w:ascii="Arial" w:eastAsia="Times New Roman" w:hAnsi="Arial" w:cs="Arial"/>
          <w:sz w:val="24"/>
          <w:szCs w:val="24"/>
        </w:rPr>
        <w:t>i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nstrumentos de </w:t>
      </w:r>
      <w:r w:rsidR="00291EC2">
        <w:rPr>
          <w:rFonts w:ascii="Arial" w:eastAsia="Times New Roman" w:hAnsi="Arial" w:cs="Arial"/>
          <w:sz w:val="24"/>
          <w:szCs w:val="24"/>
        </w:rPr>
        <w:t>m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enor </w:t>
      </w:r>
      <w:r w:rsidR="00291EC2">
        <w:rPr>
          <w:rFonts w:ascii="Arial" w:eastAsia="Times New Roman" w:hAnsi="Arial" w:cs="Arial"/>
          <w:sz w:val="24"/>
          <w:szCs w:val="24"/>
        </w:rPr>
        <w:t>p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otencial </w:t>
      </w:r>
      <w:r w:rsidR="00291EC2">
        <w:rPr>
          <w:rFonts w:ascii="Arial" w:eastAsia="Times New Roman" w:hAnsi="Arial" w:cs="Arial"/>
          <w:sz w:val="24"/>
          <w:szCs w:val="24"/>
        </w:rPr>
        <w:t>o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fensivo </w:t>
      </w:r>
      <w:r w:rsidR="00291EC2">
        <w:rPr>
          <w:rFonts w:ascii="Arial" w:eastAsia="Times New Roman" w:hAnsi="Arial" w:cs="Arial"/>
          <w:sz w:val="24"/>
          <w:szCs w:val="24"/>
        </w:rPr>
        <w:t>(</w:t>
      </w:r>
      <w:proofErr w:type="spellStart"/>
      <w:r w:rsidR="00291EC2">
        <w:rPr>
          <w:rFonts w:ascii="Arial" w:eastAsia="Times New Roman" w:hAnsi="Arial" w:cs="Arial"/>
          <w:sz w:val="24"/>
          <w:szCs w:val="24"/>
        </w:rPr>
        <w:t>IMPOs</w:t>
      </w:r>
      <w:proofErr w:type="spellEnd"/>
      <w:r w:rsidR="00291EC2">
        <w:rPr>
          <w:rFonts w:ascii="Arial" w:eastAsia="Times New Roman" w:hAnsi="Arial" w:cs="Arial"/>
          <w:sz w:val="24"/>
          <w:szCs w:val="24"/>
        </w:rPr>
        <w:t xml:space="preserve">) 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e o seu emprego nas ações de </w:t>
      </w:r>
      <w:r w:rsidR="00E26614">
        <w:rPr>
          <w:rFonts w:ascii="Arial" w:eastAsia="Times New Roman" w:hAnsi="Arial" w:cs="Arial"/>
          <w:sz w:val="24"/>
          <w:szCs w:val="24"/>
        </w:rPr>
        <w:t>s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egurança </w:t>
      </w:r>
      <w:r w:rsidR="00E26614">
        <w:rPr>
          <w:rFonts w:ascii="Arial" w:eastAsia="Times New Roman" w:hAnsi="Arial" w:cs="Arial"/>
          <w:sz w:val="24"/>
          <w:szCs w:val="24"/>
        </w:rPr>
        <w:t>p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ública, </w:t>
      </w:r>
      <w:r w:rsidR="006E450A">
        <w:rPr>
          <w:rFonts w:ascii="Arial" w:eastAsia="Times New Roman" w:hAnsi="Arial" w:cs="Arial"/>
          <w:sz w:val="24"/>
          <w:szCs w:val="24"/>
        </w:rPr>
        <w:t xml:space="preserve">a fim de promover a desmistificação dos seus usos, sempre </w:t>
      </w:r>
      <w:r w:rsidR="00930F55" w:rsidRPr="000007B6">
        <w:rPr>
          <w:rFonts w:ascii="Arial" w:eastAsia="Times New Roman" w:hAnsi="Arial" w:cs="Arial"/>
          <w:sz w:val="24"/>
          <w:szCs w:val="24"/>
        </w:rPr>
        <w:t>seguindo a doutrina do Uso Diferenciado da Força, formalizado pela Portaria Interministerial n</w:t>
      </w:r>
      <w:r w:rsidR="00E26614">
        <w:rPr>
          <w:rFonts w:ascii="Arial" w:eastAsia="Times New Roman" w:hAnsi="Arial" w:cs="Arial"/>
          <w:sz w:val="24"/>
          <w:szCs w:val="24"/>
        </w:rPr>
        <w:t>.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º </w:t>
      </w:r>
      <w:r w:rsidR="00930F55" w:rsidRPr="00B61B45">
        <w:rPr>
          <w:rFonts w:ascii="Arial" w:eastAsia="Times New Roman" w:hAnsi="Arial" w:cs="Arial"/>
          <w:sz w:val="24"/>
          <w:szCs w:val="24"/>
        </w:rPr>
        <w:t>4.226</w:t>
      </w:r>
      <w:r w:rsidR="00E932BD" w:rsidRPr="00B61B45">
        <w:rPr>
          <w:rFonts w:ascii="Arial" w:eastAsia="Times New Roman" w:hAnsi="Arial" w:cs="Arial"/>
          <w:sz w:val="24"/>
          <w:szCs w:val="24"/>
        </w:rPr>
        <w:t>,</w:t>
      </w:r>
      <w:r w:rsidR="00930F55" w:rsidRPr="00B61B45">
        <w:rPr>
          <w:rFonts w:ascii="Arial" w:eastAsia="Times New Roman" w:hAnsi="Arial" w:cs="Arial"/>
          <w:sz w:val="24"/>
          <w:szCs w:val="24"/>
        </w:rPr>
        <w:t xml:space="preserve"> de 31 de dezembro de 2010.</w:t>
      </w:r>
    </w:p>
    <w:p w14:paraId="12CC783F" w14:textId="4D3352DD" w:rsidR="00664201" w:rsidRDefault="00930F55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 xml:space="preserve">Dentro desse contexto, o emprego das munições de impacto controlado se torna um tema importante na formação dos profissionais de segurança pública, porque a sociedade que o nomeia como seu defensor, espera que este faça o uso legal, necessário, conveniente, moderado e proporcional dos </w:t>
      </w:r>
      <w:r w:rsidR="00291EC2">
        <w:rPr>
          <w:rFonts w:ascii="Arial" w:eastAsia="Times New Roman" w:hAnsi="Arial" w:cs="Arial"/>
          <w:sz w:val="24"/>
          <w:szCs w:val="24"/>
        </w:rPr>
        <w:t>i</w:t>
      </w:r>
      <w:r w:rsidRPr="000007B6">
        <w:rPr>
          <w:rFonts w:ascii="Arial" w:eastAsia="Times New Roman" w:hAnsi="Arial" w:cs="Arial"/>
          <w:sz w:val="24"/>
          <w:szCs w:val="24"/>
        </w:rPr>
        <w:t xml:space="preserve">nstrumentos de </w:t>
      </w:r>
      <w:r w:rsidR="00291EC2">
        <w:rPr>
          <w:rFonts w:ascii="Arial" w:eastAsia="Times New Roman" w:hAnsi="Arial" w:cs="Arial"/>
          <w:sz w:val="24"/>
          <w:szCs w:val="24"/>
        </w:rPr>
        <w:t>m</w:t>
      </w:r>
      <w:r w:rsidRPr="000007B6">
        <w:rPr>
          <w:rFonts w:ascii="Arial" w:eastAsia="Times New Roman" w:hAnsi="Arial" w:cs="Arial"/>
          <w:sz w:val="24"/>
          <w:szCs w:val="24"/>
        </w:rPr>
        <w:t xml:space="preserve">enor </w:t>
      </w:r>
      <w:r w:rsidR="00291EC2">
        <w:rPr>
          <w:rFonts w:ascii="Arial" w:eastAsia="Times New Roman" w:hAnsi="Arial" w:cs="Arial"/>
          <w:sz w:val="24"/>
          <w:szCs w:val="24"/>
        </w:rPr>
        <w:t>p</w:t>
      </w:r>
      <w:r w:rsidRPr="000007B6">
        <w:rPr>
          <w:rFonts w:ascii="Arial" w:eastAsia="Times New Roman" w:hAnsi="Arial" w:cs="Arial"/>
          <w:sz w:val="24"/>
          <w:szCs w:val="24"/>
        </w:rPr>
        <w:t xml:space="preserve">otencial </w:t>
      </w:r>
      <w:r w:rsidR="00291EC2">
        <w:rPr>
          <w:rFonts w:ascii="Arial" w:eastAsia="Times New Roman" w:hAnsi="Arial" w:cs="Arial"/>
          <w:sz w:val="24"/>
          <w:szCs w:val="24"/>
        </w:rPr>
        <w:t>o</w:t>
      </w:r>
      <w:r w:rsidRPr="000007B6">
        <w:rPr>
          <w:rFonts w:ascii="Arial" w:eastAsia="Times New Roman" w:hAnsi="Arial" w:cs="Arial"/>
          <w:sz w:val="24"/>
          <w:szCs w:val="24"/>
        </w:rPr>
        <w:t xml:space="preserve">fensivo que tem </w:t>
      </w:r>
      <w:r w:rsidR="00B66196" w:rsidRPr="00B66196">
        <w:rPr>
          <w:rFonts w:ascii="Arial" w:eastAsia="Times New Roman" w:hAnsi="Arial" w:cs="Arial"/>
          <w:sz w:val="24"/>
          <w:szCs w:val="24"/>
        </w:rPr>
        <w:t>à</w:t>
      </w:r>
      <w:r w:rsidRPr="000007B6">
        <w:rPr>
          <w:rFonts w:ascii="Arial" w:eastAsia="Times New Roman" w:hAnsi="Arial" w:cs="Arial"/>
          <w:sz w:val="24"/>
          <w:szCs w:val="24"/>
        </w:rPr>
        <w:t xml:space="preserve"> disposição.</w:t>
      </w:r>
    </w:p>
    <w:p w14:paraId="69F2963F" w14:textId="5C5334EB" w:rsidR="009602ED" w:rsidRPr="009602ED" w:rsidRDefault="009602ED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commentRangeStart w:id="0"/>
      <w:commentRangeStart w:id="1"/>
      <w:r w:rsidRPr="00EE255D">
        <w:rPr>
          <w:noProof/>
          <w:lang w:eastAsia="pt-BR"/>
        </w:rPr>
        <w:lastRenderedPageBreak/>
        <w:drawing>
          <wp:inline distT="0" distB="0" distL="0" distR="0" wp14:anchorId="7E70A1E2" wp14:editId="4099C8A4">
            <wp:extent cx="5400040" cy="3770780"/>
            <wp:effectExtent l="0" t="0" r="0" b="1270"/>
            <wp:docPr id="4" name="Imagem 4" descr="Buenos Aires, Argentina. December 18, 2017. A Police officer aims a gun loaded with rubber bullets at demonstrators during violent riots near the National Congr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enos Aires, Argentina. December 18, 2017. A Police officer aims a gun loaded with rubber bullets at demonstrators during violent riots near the National Congress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commentRangeEnd w:id="1"/>
      <w:r w:rsidR="00B66EA7">
        <w:rPr>
          <w:rStyle w:val="Refdecomentrio"/>
        </w:rPr>
        <w:commentReference w:id="0"/>
      </w:r>
      <w:r>
        <w:rPr>
          <w:rStyle w:val="Refdecomentrio"/>
        </w:rPr>
        <w:commentReference w:id="1"/>
      </w:r>
    </w:p>
    <w:p w14:paraId="1F12C051" w14:textId="7AD4C987" w:rsidR="009602ED" w:rsidRDefault="009602ED" w:rsidP="009602ED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9602ED">
        <w:rPr>
          <w:rFonts w:ascii="Arial" w:eastAsia="Times New Roman" w:hAnsi="Arial" w:cs="Arial"/>
          <w:b/>
          <w:color w:val="FF0000"/>
          <w:szCs w:val="24"/>
        </w:rPr>
        <w:t>Figura 1</w:t>
      </w:r>
      <w:r w:rsidRPr="009602ED">
        <w:rPr>
          <w:rFonts w:ascii="Arial" w:eastAsia="Times New Roman" w:hAnsi="Arial" w:cs="Arial"/>
          <w:color w:val="FF0000"/>
          <w:szCs w:val="24"/>
        </w:rPr>
        <w:t xml:space="preserve">: </w:t>
      </w:r>
      <w:r w:rsidR="00EE255D">
        <w:rPr>
          <w:rFonts w:ascii="Arial" w:eastAsia="Times New Roman" w:hAnsi="Arial" w:cs="Arial"/>
          <w:color w:val="FF0000"/>
          <w:szCs w:val="24"/>
        </w:rPr>
        <w:t>P</w:t>
      </w:r>
      <w:r w:rsidRPr="009602ED">
        <w:rPr>
          <w:rFonts w:ascii="Arial" w:eastAsia="Times New Roman" w:hAnsi="Arial" w:cs="Arial"/>
          <w:color w:val="FF0000"/>
          <w:szCs w:val="24"/>
        </w:rPr>
        <w:t>olicial aponta</w:t>
      </w:r>
      <w:r w:rsidR="00EE255D">
        <w:rPr>
          <w:rFonts w:ascii="Arial" w:eastAsia="Times New Roman" w:hAnsi="Arial" w:cs="Arial"/>
          <w:color w:val="FF0000"/>
          <w:szCs w:val="24"/>
        </w:rPr>
        <w:t>ndo</w:t>
      </w:r>
      <w:r w:rsidRPr="009602ED">
        <w:rPr>
          <w:rFonts w:ascii="Arial" w:eastAsia="Times New Roman" w:hAnsi="Arial" w:cs="Arial"/>
          <w:color w:val="FF0000"/>
          <w:szCs w:val="24"/>
        </w:rPr>
        <w:t xml:space="preserve"> uma arma </w:t>
      </w:r>
      <w:r w:rsidR="00EE255D">
        <w:rPr>
          <w:rFonts w:ascii="Arial" w:eastAsia="Times New Roman" w:hAnsi="Arial" w:cs="Arial"/>
          <w:color w:val="FF0000"/>
          <w:szCs w:val="24"/>
        </w:rPr>
        <w:t>com munição de menor impacto ofensivo.</w:t>
      </w:r>
      <w:r w:rsidRPr="009602ED">
        <w:rPr>
          <w:rFonts w:ascii="Arial" w:eastAsia="Times New Roman" w:hAnsi="Arial" w:cs="Arial"/>
          <w:color w:val="FF0000"/>
          <w:szCs w:val="24"/>
        </w:rPr>
        <w:t xml:space="preserve"> </w:t>
      </w:r>
      <w:r w:rsidRPr="009602ED">
        <w:rPr>
          <w:rFonts w:ascii="Arial" w:eastAsia="Times New Roman" w:hAnsi="Arial" w:cs="Arial"/>
          <w:b/>
          <w:color w:val="FF0000"/>
          <w:szCs w:val="24"/>
        </w:rPr>
        <w:t>Fonte</w:t>
      </w:r>
      <w:r w:rsidRPr="009602ED">
        <w:rPr>
          <w:rFonts w:ascii="Arial" w:eastAsia="Times New Roman" w:hAnsi="Arial" w:cs="Arial"/>
          <w:color w:val="FF0000"/>
          <w:szCs w:val="24"/>
        </w:rPr>
        <w:t xml:space="preserve">: </w:t>
      </w:r>
      <w:proofErr w:type="spellStart"/>
      <w:r w:rsidR="00670AE2">
        <w:rPr>
          <w:rFonts w:ascii="Arial" w:eastAsia="Times New Roman" w:hAnsi="Arial" w:cs="Arial"/>
          <w:color w:val="FF0000"/>
          <w:szCs w:val="24"/>
        </w:rPr>
        <w:t>Shutterstock</w:t>
      </w:r>
      <w:proofErr w:type="spellEnd"/>
      <w:r w:rsidR="00EE255D">
        <w:rPr>
          <w:rFonts w:ascii="Arial" w:eastAsia="Times New Roman" w:hAnsi="Arial" w:cs="Arial"/>
          <w:color w:val="FF0000"/>
          <w:szCs w:val="24"/>
        </w:rPr>
        <w:t xml:space="preserve"> (201</w:t>
      </w:r>
      <w:r w:rsidR="00670AE2">
        <w:rPr>
          <w:rFonts w:ascii="Arial" w:eastAsia="Times New Roman" w:hAnsi="Arial" w:cs="Arial"/>
          <w:color w:val="FF0000"/>
          <w:szCs w:val="24"/>
        </w:rPr>
        <w:t>9</w:t>
      </w:r>
      <w:r w:rsidR="00EE255D">
        <w:rPr>
          <w:rFonts w:ascii="Arial" w:eastAsia="Times New Roman" w:hAnsi="Arial" w:cs="Arial"/>
          <w:color w:val="FF0000"/>
          <w:szCs w:val="24"/>
        </w:rPr>
        <w:t>),</w:t>
      </w:r>
      <w:r w:rsidRPr="009602ED">
        <w:rPr>
          <w:rFonts w:ascii="Arial" w:eastAsia="Times New Roman" w:hAnsi="Arial" w:cs="Arial"/>
          <w:color w:val="FF0000"/>
          <w:szCs w:val="24"/>
        </w:rPr>
        <w:t xml:space="preserve"> adaptado por </w:t>
      </w:r>
      <w:proofErr w:type="spellStart"/>
      <w:r w:rsidRPr="009602ED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Pr="009602ED">
        <w:rPr>
          <w:rFonts w:ascii="Arial" w:eastAsia="Times New Roman" w:hAnsi="Arial" w:cs="Arial"/>
          <w:color w:val="FF0000"/>
          <w:szCs w:val="24"/>
        </w:rPr>
        <w:t>-UFSC (2019).</w:t>
      </w:r>
    </w:p>
    <w:p w14:paraId="5C67C1A6" w14:textId="77777777" w:rsidR="009602ED" w:rsidRPr="009602ED" w:rsidRDefault="009602ED" w:rsidP="009602ED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</w:p>
    <w:p w14:paraId="2AA755D9" w14:textId="685951D7" w:rsidR="001C4B33" w:rsidRPr="00FA4246" w:rsidRDefault="003136BF" w:rsidP="003136BF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</w:t>
      </w:r>
      <w:r w:rsidR="001C4B33" w:rsidRPr="00FA4246">
        <w:rPr>
          <w:rFonts w:ascii="Arial" w:eastAsia="Times New Roman" w:hAnsi="Arial" w:cs="Arial"/>
          <w:sz w:val="24"/>
          <w:szCs w:val="24"/>
        </w:rPr>
        <w:t xml:space="preserve">s munições de impacto controlado são </w:t>
      </w:r>
      <w:r w:rsidR="001C4B33" w:rsidRPr="003C6668">
        <w:rPr>
          <w:rFonts w:ascii="Arial" w:eastAsia="Times New Roman" w:hAnsi="Arial" w:cs="Arial"/>
          <w:sz w:val="24"/>
          <w:szCs w:val="24"/>
        </w:rPr>
        <w:t>as unidades modernas das armas de</w:t>
      </w:r>
      <w:r w:rsidR="001C4B33" w:rsidRPr="00FA4246">
        <w:rPr>
          <w:rFonts w:ascii="Arial" w:eastAsia="Times New Roman" w:hAnsi="Arial" w:cs="Arial"/>
          <w:sz w:val="24"/>
          <w:szCs w:val="24"/>
        </w:rPr>
        <w:t xml:space="preserve"> fogo onde se reúnem os elementos projetados e necessários à alimentação da arma e que possibilitam seu emprego tático/operacional contra as pessoas de</w:t>
      </w:r>
      <w:r w:rsidR="001C4B33" w:rsidRPr="000007B6">
        <w:rPr>
          <w:rFonts w:ascii="Arial" w:eastAsia="Times New Roman" w:hAnsi="Arial" w:cs="Arial"/>
          <w:b/>
          <w:sz w:val="24"/>
          <w:szCs w:val="24"/>
        </w:rPr>
        <w:t xml:space="preserve"> maneira menos gravosa, tendo como objetivo não causar lesões permanentes, tampouco a letalidade na pessoa atingida</w:t>
      </w:r>
      <w:r w:rsidR="001C4B33" w:rsidRPr="00FA4246">
        <w:rPr>
          <w:rFonts w:ascii="Arial" w:eastAsia="Times New Roman" w:hAnsi="Arial" w:cs="Arial"/>
          <w:sz w:val="24"/>
          <w:szCs w:val="24"/>
        </w:rPr>
        <w:t>.</w:t>
      </w:r>
    </w:p>
    <w:p w14:paraId="249C6A7E" w14:textId="053252D3" w:rsidR="001C4B33" w:rsidRPr="004663A1" w:rsidRDefault="001C4B33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FA4246" w:rsidDel="001C4B33">
        <w:rPr>
          <w:rFonts w:ascii="Arial" w:eastAsia="Times New Roman" w:hAnsi="Arial" w:cs="Arial"/>
          <w:sz w:val="24"/>
          <w:szCs w:val="24"/>
        </w:rPr>
        <w:t xml:space="preserve"> </w:t>
      </w:r>
      <w:r w:rsidR="004663A1">
        <w:rPr>
          <w:rFonts w:ascii="Arial" w:eastAsia="Times New Roman" w:hAnsi="Arial" w:cs="Arial"/>
          <w:sz w:val="24"/>
          <w:szCs w:val="24"/>
        </w:rPr>
        <w:t>O</w:t>
      </w:r>
      <w:r w:rsidRPr="004663A1">
        <w:rPr>
          <w:rFonts w:ascii="Arial" w:eastAsia="Times New Roman" w:hAnsi="Arial" w:cs="Arial"/>
          <w:sz w:val="24"/>
          <w:szCs w:val="24"/>
        </w:rPr>
        <w:t xml:space="preserve"> principal objetivo na performance de projéteis </w:t>
      </w:r>
      <w:r w:rsidRPr="00B61B45">
        <w:rPr>
          <w:rFonts w:ascii="Arial" w:eastAsia="Times New Roman" w:hAnsi="Arial" w:cs="Arial"/>
          <w:sz w:val="24"/>
          <w:szCs w:val="24"/>
        </w:rPr>
        <w:t>não</w:t>
      </w:r>
      <w:r w:rsidR="00DE1832" w:rsidRPr="00B61B45">
        <w:rPr>
          <w:rFonts w:ascii="Arial" w:eastAsia="Times New Roman" w:hAnsi="Arial" w:cs="Arial"/>
          <w:sz w:val="24"/>
          <w:szCs w:val="24"/>
        </w:rPr>
        <w:t xml:space="preserve"> </w:t>
      </w:r>
      <w:r w:rsidRPr="00B61B45">
        <w:rPr>
          <w:rFonts w:ascii="Arial" w:eastAsia="Times New Roman" w:hAnsi="Arial" w:cs="Arial"/>
          <w:sz w:val="24"/>
          <w:szCs w:val="24"/>
        </w:rPr>
        <w:t xml:space="preserve">letais de impacto é </w:t>
      </w:r>
      <w:r w:rsidRPr="00696200">
        <w:rPr>
          <w:rFonts w:ascii="Arial" w:eastAsia="Times New Roman" w:hAnsi="Arial" w:cs="Arial"/>
          <w:sz w:val="24"/>
          <w:szCs w:val="24"/>
        </w:rPr>
        <w:t>dissuadir de forma confiável ou incapacitar sem causar ferimentos que reque</w:t>
      </w:r>
      <w:r w:rsidR="00DE1832" w:rsidRPr="00696200">
        <w:rPr>
          <w:rFonts w:ascii="Arial" w:eastAsia="Times New Roman" w:hAnsi="Arial" w:cs="Arial"/>
          <w:sz w:val="24"/>
          <w:szCs w:val="24"/>
        </w:rPr>
        <w:t>i</w:t>
      </w:r>
      <w:r w:rsidRPr="00696200">
        <w:rPr>
          <w:rFonts w:ascii="Arial" w:eastAsia="Times New Roman" w:hAnsi="Arial" w:cs="Arial"/>
          <w:sz w:val="24"/>
          <w:szCs w:val="24"/>
        </w:rPr>
        <w:t>r</w:t>
      </w:r>
      <w:r w:rsidR="00DE1832" w:rsidRPr="00696200">
        <w:rPr>
          <w:rFonts w:ascii="Arial" w:eastAsia="Times New Roman" w:hAnsi="Arial" w:cs="Arial"/>
          <w:sz w:val="24"/>
          <w:szCs w:val="24"/>
        </w:rPr>
        <w:t>a</w:t>
      </w:r>
      <w:r w:rsidRPr="00362098">
        <w:rPr>
          <w:rFonts w:ascii="Arial" w:eastAsia="Times New Roman" w:hAnsi="Arial" w:cs="Arial"/>
          <w:sz w:val="24"/>
          <w:szCs w:val="24"/>
        </w:rPr>
        <w:t xml:space="preserve">m </w:t>
      </w:r>
      <w:r w:rsidRPr="004D3964">
        <w:rPr>
          <w:rFonts w:ascii="Arial" w:eastAsia="Times New Roman" w:hAnsi="Arial" w:cs="Arial"/>
          <w:sz w:val="24"/>
          <w:szCs w:val="24"/>
        </w:rPr>
        <w:t>atenção médica</w:t>
      </w:r>
      <w:r w:rsidR="007627AA" w:rsidRPr="004D3964">
        <w:rPr>
          <w:rFonts w:ascii="Arial" w:eastAsia="Times New Roman" w:hAnsi="Arial" w:cs="Arial"/>
          <w:sz w:val="24"/>
          <w:szCs w:val="24"/>
        </w:rPr>
        <w:t>,</w:t>
      </w:r>
      <w:r w:rsidRPr="004D3964">
        <w:rPr>
          <w:rFonts w:ascii="Arial" w:eastAsia="Times New Roman" w:hAnsi="Arial" w:cs="Arial"/>
          <w:sz w:val="24"/>
          <w:szCs w:val="24"/>
        </w:rPr>
        <w:t xml:space="preserve"> além de primeiros socorros simples</w:t>
      </w:r>
      <w:r w:rsidR="00CF3876" w:rsidRPr="004D3964">
        <w:rPr>
          <w:rFonts w:ascii="Arial" w:eastAsia="Times New Roman" w:hAnsi="Arial" w:cs="Arial"/>
          <w:sz w:val="24"/>
          <w:szCs w:val="24"/>
        </w:rPr>
        <w:t>,</w:t>
      </w:r>
      <w:r w:rsidRPr="004D3964">
        <w:rPr>
          <w:rFonts w:ascii="Arial" w:eastAsia="Times New Roman" w:hAnsi="Arial" w:cs="Arial"/>
          <w:sz w:val="24"/>
          <w:szCs w:val="24"/>
        </w:rPr>
        <w:t xml:space="preserve"> </w:t>
      </w:r>
      <w:r w:rsidR="003136BF" w:rsidRPr="004D3964">
        <w:rPr>
          <w:rFonts w:ascii="Arial" w:eastAsia="Times New Roman" w:hAnsi="Arial" w:cs="Arial"/>
          <w:sz w:val="24"/>
          <w:szCs w:val="24"/>
        </w:rPr>
        <w:t xml:space="preserve">ou que </w:t>
      </w:r>
      <w:r w:rsidR="003136BF" w:rsidRPr="00D719FB">
        <w:rPr>
          <w:rFonts w:ascii="Arial" w:eastAsia="Times New Roman" w:hAnsi="Arial" w:cs="Arial"/>
          <w:sz w:val="24"/>
          <w:szCs w:val="24"/>
        </w:rPr>
        <w:t>deix</w:t>
      </w:r>
      <w:r w:rsidR="00DE1832" w:rsidRPr="00B61B45">
        <w:rPr>
          <w:rFonts w:ascii="Arial" w:eastAsia="Times New Roman" w:hAnsi="Arial" w:cs="Arial"/>
          <w:sz w:val="24"/>
          <w:szCs w:val="24"/>
        </w:rPr>
        <w:t>e</w:t>
      </w:r>
      <w:r w:rsidR="003136BF" w:rsidRPr="00B61B45">
        <w:rPr>
          <w:rFonts w:ascii="Arial" w:eastAsia="Times New Roman" w:hAnsi="Arial" w:cs="Arial"/>
          <w:sz w:val="24"/>
          <w:szCs w:val="24"/>
        </w:rPr>
        <w:t xml:space="preserve">m danos </w:t>
      </w:r>
      <w:r w:rsidR="003136BF">
        <w:rPr>
          <w:rFonts w:ascii="Arial" w:eastAsia="Times New Roman" w:hAnsi="Arial" w:cs="Arial"/>
          <w:sz w:val="24"/>
          <w:szCs w:val="24"/>
        </w:rPr>
        <w:t>permanentes.</w:t>
      </w:r>
    </w:p>
    <w:p w14:paraId="54627ED9" w14:textId="77777777" w:rsidR="004663A1" w:rsidRDefault="004663A1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350AA039" w14:textId="2977AD72" w:rsidR="004663A1" w:rsidRPr="000007B6" w:rsidRDefault="004663A1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 w:val="24"/>
          <w:szCs w:val="24"/>
        </w:rPr>
        <w:t>&lt;Abrir Destaque&gt;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color w:val="FF0000"/>
          <w:sz w:val="24"/>
          <w:szCs w:val="24"/>
        </w:rPr>
        <w:t>Entende-se como energia de impacto a energia restante do projétil no instante em que este entra em contato com o alvo.</w:t>
      </w:r>
      <w:r w:rsidR="00B73EDB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</w:p>
    <w:p w14:paraId="52770942" w14:textId="2D84A2B3" w:rsidR="004663A1" w:rsidRPr="000007B6" w:rsidRDefault="004663A1" w:rsidP="004663A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 w:val="24"/>
          <w:szCs w:val="24"/>
        </w:rPr>
        <w:t>&lt;Fechar Destaque&gt;</w:t>
      </w:r>
    </w:p>
    <w:p w14:paraId="42DDCFBB" w14:textId="77777777" w:rsidR="004663A1" w:rsidRDefault="004663A1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</w:p>
    <w:p w14:paraId="3CC10070" w14:textId="791BBBDF" w:rsidR="00664201" w:rsidRPr="000007B6" w:rsidRDefault="00B73EDB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FA4246">
        <w:rPr>
          <w:rFonts w:ascii="Arial" w:eastAsia="Times New Roman" w:hAnsi="Arial" w:cs="Arial"/>
          <w:sz w:val="24"/>
          <w:szCs w:val="24"/>
        </w:rPr>
        <w:lastRenderedPageBreak/>
        <w:t>Para que você tenha uma ideia da diferença de energia cinética entre uma munição de impacto controlado e uma munição letal de mesmo calibre, faremos uma comparação entre a energia cinética de munições de elastômero e de chumbo no calibre 12. Enquanto uma munição de elastômero possui energia cinética entre 100</w:t>
      </w:r>
      <w:r w:rsidR="00C61D97">
        <w:rPr>
          <w:rFonts w:ascii="Arial" w:eastAsia="Times New Roman" w:hAnsi="Arial" w:cs="Arial"/>
          <w:sz w:val="24"/>
          <w:szCs w:val="24"/>
        </w:rPr>
        <w:t xml:space="preserve"> </w:t>
      </w:r>
      <w:r w:rsidRPr="00FA4246">
        <w:rPr>
          <w:rFonts w:ascii="Arial" w:eastAsia="Times New Roman" w:hAnsi="Arial" w:cs="Arial"/>
          <w:sz w:val="24"/>
          <w:szCs w:val="24"/>
        </w:rPr>
        <w:t>J e 300</w:t>
      </w:r>
      <w:r w:rsidR="00C61D97">
        <w:rPr>
          <w:rFonts w:ascii="Arial" w:eastAsia="Times New Roman" w:hAnsi="Arial" w:cs="Arial"/>
          <w:sz w:val="24"/>
          <w:szCs w:val="24"/>
        </w:rPr>
        <w:t xml:space="preserve"> </w:t>
      </w:r>
      <w:r w:rsidRPr="00FA4246">
        <w:rPr>
          <w:rFonts w:ascii="Arial" w:eastAsia="Times New Roman" w:hAnsi="Arial" w:cs="Arial"/>
          <w:sz w:val="24"/>
          <w:szCs w:val="24"/>
        </w:rPr>
        <w:t xml:space="preserve">J (máximo), </w:t>
      </w:r>
      <w:r w:rsidR="00436949">
        <w:rPr>
          <w:rFonts w:ascii="Arial" w:eastAsia="Times New Roman" w:hAnsi="Arial" w:cs="Arial"/>
          <w:sz w:val="24"/>
          <w:szCs w:val="24"/>
        </w:rPr>
        <w:t xml:space="preserve">a </w:t>
      </w:r>
      <w:r w:rsidRPr="00FA4246">
        <w:rPr>
          <w:rFonts w:ascii="Arial" w:eastAsia="Times New Roman" w:hAnsi="Arial" w:cs="Arial"/>
          <w:sz w:val="24"/>
          <w:szCs w:val="24"/>
        </w:rPr>
        <w:t>munição</w:t>
      </w:r>
      <w:r w:rsidR="00436949">
        <w:rPr>
          <w:rFonts w:ascii="Arial" w:eastAsia="Times New Roman" w:hAnsi="Arial" w:cs="Arial"/>
          <w:sz w:val="24"/>
          <w:szCs w:val="24"/>
        </w:rPr>
        <w:t xml:space="preserve"> de chumbo calibre 12</w:t>
      </w:r>
      <w:r w:rsidRPr="00FA4246">
        <w:rPr>
          <w:rFonts w:ascii="Arial" w:eastAsia="Times New Roman" w:hAnsi="Arial" w:cs="Arial"/>
          <w:sz w:val="24"/>
          <w:szCs w:val="24"/>
        </w:rPr>
        <w:t xml:space="preserve"> </w:t>
      </w:r>
      <w:r w:rsidR="00436949">
        <w:rPr>
          <w:rFonts w:ascii="Arial" w:eastAsia="Times New Roman" w:hAnsi="Arial" w:cs="Arial"/>
          <w:sz w:val="24"/>
          <w:szCs w:val="24"/>
        </w:rPr>
        <w:t>(</w:t>
      </w:r>
      <w:r w:rsidRPr="00FA4246">
        <w:rPr>
          <w:rFonts w:ascii="Arial" w:eastAsia="Times New Roman" w:hAnsi="Arial" w:cs="Arial"/>
          <w:sz w:val="24"/>
          <w:szCs w:val="24"/>
        </w:rPr>
        <w:t>letal</w:t>
      </w:r>
      <w:r w:rsidR="00436949">
        <w:rPr>
          <w:rFonts w:ascii="Arial" w:eastAsia="Times New Roman" w:hAnsi="Arial" w:cs="Arial"/>
          <w:sz w:val="24"/>
          <w:szCs w:val="24"/>
        </w:rPr>
        <w:t>)</w:t>
      </w:r>
      <w:r w:rsidRPr="00FA4246">
        <w:rPr>
          <w:rFonts w:ascii="Arial" w:eastAsia="Times New Roman" w:hAnsi="Arial" w:cs="Arial"/>
          <w:sz w:val="24"/>
          <w:szCs w:val="24"/>
        </w:rPr>
        <w:t xml:space="preserve"> tem energia da ordem de 3.000</w:t>
      </w:r>
      <w:r w:rsidR="00B058A0">
        <w:rPr>
          <w:rFonts w:ascii="Arial" w:eastAsia="Times New Roman" w:hAnsi="Arial" w:cs="Arial"/>
          <w:sz w:val="24"/>
          <w:szCs w:val="24"/>
        </w:rPr>
        <w:t xml:space="preserve"> </w:t>
      </w:r>
      <w:r w:rsidRPr="00FA4246">
        <w:rPr>
          <w:rFonts w:ascii="Arial" w:eastAsia="Times New Roman" w:hAnsi="Arial" w:cs="Arial"/>
          <w:sz w:val="24"/>
          <w:szCs w:val="24"/>
        </w:rPr>
        <w:t>J. Além disso, possui alto poder de intimidação psicológica.</w:t>
      </w:r>
      <w:r w:rsidR="00AE0B2C" w:rsidRPr="00FA4246" w:rsidDel="00AE0B2C">
        <w:rPr>
          <w:rFonts w:ascii="Arial" w:eastAsia="Times New Roman" w:hAnsi="Arial" w:cs="Arial"/>
          <w:sz w:val="24"/>
          <w:szCs w:val="24"/>
        </w:rPr>
        <w:t xml:space="preserve"> </w:t>
      </w:r>
      <w:r w:rsidR="008467F1">
        <w:rPr>
          <w:rFonts w:ascii="Arial" w:eastAsia="Times New Roman" w:hAnsi="Arial" w:cs="Arial"/>
          <w:sz w:val="24"/>
          <w:szCs w:val="24"/>
        </w:rPr>
        <w:t xml:space="preserve">Já a </w:t>
      </w:r>
      <w:r w:rsidR="00930F55" w:rsidRPr="000007B6">
        <w:rPr>
          <w:rFonts w:ascii="Arial" w:eastAsia="Times New Roman" w:hAnsi="Arial" w:cs="Arial"/>
          <w:b/>
          <w:sz w:val="24"/>
          <w:szCs w:val="24"/>
        </w:rPr>
        <w:t>potência de impacto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 é </w:t>
      </w:r>
      <w:r w:rsidR="00930F55" w:rsidRPr="00B61B45">
        <w:rPr>
          <w:rFonts w:ascii="Arial" w:eastAsia="Times New Roman" w:hAnsi="Arial" w:cs="Arial"/>
          <w:sz w:val="24"/>
          <w:szCs w:val="24"/>
        </w:rPr>
        <w:t>utilizad</w:t>
      </w:r>
      <w:r w:rsidR="00DE1832" w:rsidRPr="00B61B45">
        <w:rPr>
          <w:rFonts w:ascii="Arial" w:eastAsia="Times New Roman" w:hAnsi="Arial" w:cs="Arial"/>
          <w:sz w:val="24"/>
          <w:szCs w:val="24"/>
        </w:rPr>
        <w:t>a</w:t>
      </w:r>
      <w:r w:rsidR="00930F55" w:rsidRPr="00B61B45">
        <w:rPr>
          <w:rFonts w:ascii="Arial" w:eastAsia="Times New Roman" w:hAnsi="Arial" w:cs="Arial"/>
          <w:sz w:val="24"/>
          <w:szCs w:val="24"/>
        </w:rPr>
        <w:t xml:space="preserve"> para 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se referir ao espaço ou </w:t>
      </w:r>
      <w:r w:rsidR="00DE1832">
        <w:rPr>
          <w:rFonts w:ascii="Arial" w:eastAsia="Times New Roman" w:hAnsi="Arial" w:cs="Arial"/>
          <w:sz w:val="24"/>
          <w:szCs w:val="24"/>
        </w:rPr>
        <w:t xml:space="preserve">à </w:t>
      </w:r>
      <w:r w:rsidR="00930F55" w:rsidRPr="000007B6">
        <w:rPr>
          <w:rFonts w:ascii="Arial" w:eastAsia="Times New Roman" w:hAnsi="Arial" w:cs="Arial"/>
          <w:sz w:val="24"/>
          <w:szCs w:val="24"/>
        </w:rPr>
        <w:t>profundidade da ferida produzida após um dado impacto.</w:t>
      </w:r>
    </w:p>
    <w:p w14:paraId="533A9DE1" w14:textId="77777777" w:rsidR="00664201" w:rsidRPr="000007B6" w:rsidRDefault="00476182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CF476D0" wp14:editId="697EC461">
            <wp:extent cx="4486275" cy="26479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9E7A" w14:textId="7A5CF27B" w:rsidR="007627AA" w:rsidRDefault="00205E0A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Cs w:val="24"/>
        </w:rPr>
        <w:t>Figura 1</w:t>
      </w:r>
      <w:r w:rsidR="00930F55" w:rsidRPr="000007B6">
        <w:rPr>
          <w:rFonts w:ascii="Arial" w:eastAsia="Times New Roman" w:hAnsi="Arial" w:cs="Arial"/>
          <w:color w:val="FF0000"/>
          <w:szCs w:val="24"/>
        </w:rPr>
        <w:t xml:space="preserve">: </w:t>
      </w:r>
      <w:r w:rsidR="007627AA">
        <w:rPr>
          <w:rFonts w:ascii="Arial" w:eastAsia="Times New Roman" w:hAnsi="Arial" w:cs="Arial"/>
          <w:color w:val="FF0000"/>
          <w:szCs w:val="24"/>
        </w:rPr>
        <w:t>D</w:t>
      </w:r>
      <w:r w:rsidR="00930F55" w:rsidRPr="000007B6">
        <w:rPr>
          <w:rFonts w:ascii="Arial" w:eastAsia="Times New Roman" w:hAnsi="Arial" w:cs="Arial"/>
          <w:color w:val="FF0000"/>
          <w:szCs w:val="24"/>
        </w:rPr>
        <w:t>eformação provocada por munição de impacto controlado calibre 40 mm x</w:t>
      </w:r>
      <w:r w:rsidR="00B058A0">
        <w:rPr>
          <w:rFonts w:ascii="Arial" w:eastAsia="Times New Roman" w:hAnsi="Arial" w:cs="Arial"/>
          <w:color w:val="FF0000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color w:val="FF0000"/>
          <w:szCs w:val="24"/>
        </w:rPr>
        <w:t>46 mm na massa de plastilina.</w:t>
      </w:r>
      <w:r w:rsidR="00BF751B"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b/>
          <w:color w:val="FF0000"/>
          <w:szCs w:val="24"/>
        </w:rPr>
        <w:t>Fonte</w:t>
      </w:r>
      <w:r w:rsidR="00930F55" w:rsidRPr="000007B6">
        <w:rPr>
          <w:rFonts w:ascii="Arial" w:eastAsia="Times New Roman" w:hAnsi="Arial" w:cs="Arial"/>
          <w:color w:val="FF0000"/>
          <w:szCs w:val="24"/>
        </w:rPr>
        <w:t xml:space="preserve">: </w:t>
      </w:r>
      <w:r w:rsidR="00435B17">
        <w:rPr>
          <w:rFonts w:ascii="Arial" w:eastAsia="Times New Roman" w:hAnsi="Arial" w:cs="Arial"/>
          <w:color w:val="FF0000"/>
          <w:szCs w:val="24"/>
        </w:rPr>
        <w:t>Rocha (2019)</w:t>
      </w:r>
      <w:r w:rsidR="00B058A0">
        <w:rPr>
          <w:rFonts w:ascii="Arial" w:eastAsia="Times New Roman" w:hAnsi="Arial" w:cs="Arial"/>
          <w:color w:val="FF0000"/>
          <w:szCs w:val="24"/>
        </w:rPr>
        <w:t>,</w:t>
      </w:r>
      <w:r w:rsidR="00BF751B" w:rsidRPr="000007B6">
        <w:rPr>
          <w:rFonts w:ascii="Arial" w:eastAsia="Times New Roman" w:hAnsi="Arial" w:cs="Arial"/>
          <w:color w:val="FF0000"/>
          <w:szCs w:val="24"/>
        </w:rPr>
        <w:t xml:space="preserve"> adaptado por </w:t>
      </w:r>
      <w:proofErr w:type="spellStart"/>
      <w:r w:rsidR="00BF751B" w:rsidRPr="000007B6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="00BF751B" w:rsidRPr="000007B6">
        <w:rPr>
          <w:rFonts w:ascii="Arial" w:eastAsia="Times New Roman" w:hAnsi="Arial" w:cs="Arial"/>
          <w:color w:val="FF0000"/>
          <w:szCs w:val="24"/>
        </w:rPr>
        <w:t>-UFSC (2019)</w:t>
      </w:r>
      <w:r w:rsidR="008467F1" w:rsidRPr="000007B6">
        <w:rPr>
          <w:rFonts w:ascii="Arial" w:eastAsia="Times New Roman" w:hAnsi="Arial" w:cs="Arial"/>
          <w:color w:val="FF0000"/>
          <w:szCs w:val="24"/>
        </w:rPr>
        <w:t>.</w:t>
      </w:r>
    </w:p>
    <w:p w14:paraId="29872EA7" w14:textId="1999245B" w:rsidR="00664201" w:rsidRPr="000007B6" w:rsidRDefault="00664201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</w:p>
    <w:p w14:paraId="76B6F98D" w14:textId="0580B371" w:rsidR="00B73EDB" w:rsidRPr="00FA4246" w:rsidRDefault="00B73EDB" w:rsidP="00B73EDB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FA4246">
        <w:rPr>
          <w:rFonts w:ascii="Arial" w:eastAsia="Times New Roman" w:hAnsi="Arial" w:cs="Arial"/>
          <w:sz w:val="24"/>
          <w:szCs w:val="24"/>
        </w:rPr>
        <w:t xml:space="preserve">Assim, seguindo </w:t>
      </w:r>
      <w:r w:rsidR="008467F1">
        <w:rPr>
          <w:rFonts w:ascii="Arial" w:eastAsia="Times New Roman" w:hAnsi="Arial" w:cs="Arial"/>
          <w:sz w:val="24"/>
          <w:szCs w:val="24"/>
        </w:rPr>
        <w:t>o que estudamos sobre os ditames do</w:t>
      </w:r>
      <w:r w:rsidRPr="00FA4246">
        <w:rPr>
          <w:rFonts w:ascii="Arial" w:eastAsia="Times New Roman" w:hAnsi="Arial" w:cs="Arial"/>
          <w:sz w:val="24"/>
          <w:szCs w:val="24"/>
        </w:rPr>
        <w:t xml:space="preserve"> Uso Diferenciado da Força, compreende-se que o emprego desse tipo de munição provoca uma inovação estratégica</w:t>
      </w:r>
      <w:r w:rsidR="008467F1">
        <w:rPr>
          <w:rFonts w:ascii="Arial" w:eastAsia="Times New Roman" w:hAnsi="Arial" w:cs="Arial"/>
          <w:sz w:val="24"/>
          <w:szCs w:val="24"/>
        </w:rPr>
        <w:t xml:space="preserve"> para o agente, proporcionando</w:t>
      </w:r>
      <w:r w:rsidRPr="00FA4246">
        <w:rPr>
          <w:rFonts w:ascii="Arial" w:eastAsia="Times New Roman" w:hAnsi="Arial" w:cs="Arial"/>
          <w:sz w:val="24"/>
          <w:szCs w:val="24"/>
        </w:rPr>
        <w:t xml:space="preserve"> também o desenvolvimento de novas metodologias de </w:t>
      </w:r>
      <w:r w:rsidRPr="004D3964">
        <w:rPr>
          <w:rFonts w:ascii="Arial" w:eastAsia="Times New Roman" w:hAnsi="Arial" w:cs="Arial"/>
          <w:sz w:val="24"/>
          <w:szCs w:val="24"/>
        </w:rPr>
        <w:t>abordagem tátic</w:t>
      </w:r>
      <w:r w:rsidR="00DE1832" w:rsidRPr="004D3964">
        <w:rPr>
          <w:rFonts w:ascii="Arial" w:eastAsia="Times New Roman" w:hAnsi="Arial" w:cs="Arial"/>
          <w:sz w:val="24"/>
          <w:szCs w:val="24"/>
        </w:rPr>
        <w:t>a</w:t>
      </w:r>
      <w:r w:rsidRPr="00D719FB">
        <w:rPr>
          <w:rFonts w:ascii="Arial" w:eastAsia="Times New Roman" w:hAnsi="Arial" w:cs="Arial"/>
          <w:sz w:val="24"/>
          <w:szCs w:val="24"/>
        </w:rPr>
        <w:t>/operacional</w:t>
      </w:r>
      <w:r w:rsidR="008467F1">
        <w:rPr>
          <w:rFonts w:ascii="Arial" w:eastAsia="Times New Roman" w:hAnsi="Arial" w:cs="Arial"/>
          <w:sz w:val="24"/>
          <w:szCs w:val="24"/>
        </w:rPr>
        <w:t xml:space="preserve"> diante da necessidade de intervenção</w:t>
      </w:r>
      <w:r w:rsidRPr="00FA4246">
        <w:rPr>
          <w:rFonts w:ascii="Arial" w:eastAsia="Times New Roman" w:hAnsi="Arial" w:cs="Arial"/>
          <w:sz w:val="24"/>
          <w:szCs w:val="24"/>
        </w:rPr>
        <w:t>.</w:t>
      </w:r>
      <w:r w:rsidR="008467F1">
        <w:rPr>
          <w:rFonts w:ascii="Arial" w:eastAsia="Times New Roman" w:hAnsi="Arial" w:cs="Arial"/>
          <w:sz w:val="24"/>
          <w:szCs w:val="24"/>
        </w:rPr>
        <w:t xml:space="preserve"> </w:t>
      </w:r>
    </w:p>
    <w:p w14:paraId="0997E3E2" w14:textId="77777777" w:rsidR="004663A1" w:rsidRPr="000007B6" w:rsidRDefault="004663A1" w:rsidP="001C4B33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7A9B4A3F" w14:textId="3570996B" w:rsidR="00664201" w:rsidRDefault="001C4B33" w:rsidP="000007B6">
      <w:pPr>
        <w:spacing w:after="0" w:line="360" w:lineRule="auto"/>
        <w:ind w:left="0" w:hanging="2"/>
        <w:jc w:val="both"/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</w:t>
      </w:r>
      <w:r w:rsidR="00F90360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2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&gt;</w:t>
      </w:r>
      <w:r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b/>
          <w:sz w:val="24"/>
          <w:szCs w:val="24"/>
        </w:rPr>
        <w:t>Estrutura básica</w:t>
      </w:r>
      <w:r>
        <w:rPr>
          <w:rFonts w:ascii="Arial" w:eastAsia="Times New Roman" w:hAnsi="Arial" w:cs="Arial"/>
          <w:b/>
          <w:sz w:val="24"/>
          <w:szCs w:val="24"/>
        </w:rPr>
        <w:t xml:space="preserve"> da munição de impacto controlado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</w:t>
      </w:r>
      <w:r w:rsidR="00F90360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2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&gt;</w:t>
      </w:r>
    </w:p>
    <w:p w14:paraId="25AAF10C" w14:textId="77777777" w:rsidR="007627AA" w:rsidRPr="000007B6" w:rsidRDefault="007627AA" w:rsidP="000007B6">
      <w:pP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40A9505D" w14:textId="7A086460" w:rsidR="002428BB" w:rsidRPr="00086C4A" w:rsidRDefault="002428BB" w:rsidP="002428BB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As munições de impacto controlado são </w:t>
      </w:r>
      <w:r w:rsidRPr="00827375">
        <w:rPr>
          <w:rFonts w:ascii="Arial" w:eastAsia="Times New Roman" w:hAnsi="Arial" w:cs="Arial"/>
          <w:color w:val="000000"/>
          <w:sz w:val="24"/>
          <w:szCs w:val="24"/>
        </w:rPr>
        <w:t>empregadas nas espingardas</w:t>
      </w:r>
      <w:r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82737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quando for</w:t>
      </w:r>
      <w:r w:rsidR="00B058A0">
        <w:rPr>
          <w:rFonts w:ascii="Arial" w:eastAsia="Times New Roman" w:hAnsi="Arial" w:cs="Arial"/>
          <w:color w:val="000000"/>
          <w:sz w:val="24"/>
          <w:szCs w:val="24"/>
        </w:rPr>
        <w:t>em</w:t>
      </w:r>
      <w:r w:rsidRPr="00827375">
        <w:rPr>
          <w:rFonts w:ascii="Arial" w:eastAsia="Times New Roman" w:hAnsi="Arial" w:cs="Arial"/>
          <w:color w:val="000000"/>
          <w:sz w:val="24"/>
          <w:szCs w:val="24"/>
        </w:rPr>
        <w:t xml:space="preserve"> calibre 12</w:t>
      </w:r>
      <w:r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827375">
        <w:rPr>
          <w:rFonts w:ascii="Arial" w:eastAsia="Times New Roman" w:hAnsi="Arial" w:cs="Arial"/>
          <w:color w:val="000000"/>
          <w:sz w:val="24"/>
          <w:szCs w:val="24"/>
        </w:rPr>
        <w:t xml:space="preserve"> e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através de </w:t>
      </w:r>
      <w:r w:rsidRPr="00827375">
        <w:rPr>
          <w:rFonts w:ascii="Arial" w:eastAsia="Times New Roman" w:hAnsi="Arial" w:cs="Arial"/>
          <w:color w:val="000000"/>
          <w:sz w:val="24"/>
          <w:szCs w:val="24"/>
        </w:rPr>
        <w:t>lançadores nos calibres 37 mm, 38</w:t>
      </w:r>
      <w:r w:rsidR="005159C4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827375">
        <w:rPr>
          <w:rFonts w:ascii="Arial" w:eastAsia="Times New Roman" w:hAnsi="Arial" w:cs="Arial"/>
          <w:color w:val="000000"/>
          <w:sz w:val="24"/>
          <w:szCs w:val="24"/>
        </w:rPr>
        <w:t>1 mm e 40</w:t>
      </w:r>
      <w:r w:rsidR="00B058A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827375">
        <w:rPr>
          <w:rFonts w:ascii="Arial" w:eastAsia="Times New Roman" w:hAnsi="Arial" w:cs="Arial"/>
          <w:color w:val="000000"/>
          <w:sz w:val="24"/>
          <w:szCs w:val="24"/>
        </w:rPr>
        <w:lastRenderedPageBreak/>
        <w:t>mm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O calibre significa a medida padrão do projétil, cujo diâmetro coincide, normalmente, com o diâmetro do cano da arma utilizada.</w:t>
      </w:r>
    </w:p>
    <w:p w14:paraId="181BA657" w14:textId="5C20D437" w:rsidR="00907FC6" w:rsidRPr="000007B6" w:rsidRDefault="00930F55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 xml:space="preserve">Seguindo o que conceitua </w:t>
      </w:r>
      <w:r w:rsidR="00907FC6">
        <w:rPr>
          <w:rFonts w:ascii="Arial" w:eastAsia="Times New Roman" w:hAnsi="Arial" w:cs="Arial"/>
          <w:sz w:val="24"/>
          <w:szCs w:val="24"/>
        </w:rPr>
        <w:t>Oliveira</w:t>
      </w:r>
      <w:r w:rsidRPr="000007B6">
        <w:rPr>
          <w:rFonts w:ascii="Arial" w:eastAsia="Times New Roman" w:hAnsi="Arial" w:cs="Arial"/>
          <w:sz w:val="24"/>
          <w:szCs w:val="24"/>
        </w:rPr>
        <w:t xml:space="preserve">, </w:t>
      </w:r>
      <w:r w:rsidR="00907FC6">
        <w:rPr>
          <w:rFonts w:ascii="Arial" w:eastAsia="Times New Roman" w:hAnsi="Arial" w:cs="Arial"/>
          <w:sz w:val="24"/>
          <w:szCs w:val="24"/>
        </w:rPr>
        <w:t>Gomes</w:t>
      </w:r>
      <w:r w:rsidR="00907FC6" w:rsidRPr="000007B6">
        <w:rPr>
          <w:rFonts w:ascii="Arial" w:eastAsia="Times New Roman" w:hAnsi="Arial" w:cs="Arial"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sz w:val="24"/>
          <w:szCs w:val="24"/>
        </w:rPr>
        <w:t xml:space="preserve">e </w:t>
      </w:r>
      <w:r w:rsidR="00907FC6">
        <w:rPr>
          <w:rFonts w:ascii="Arial" w:eastAsia="Times New Roman" w:hAnsi="Arial" w:cs="Arial"/>
          <w:sz w:val="24"/>
          <w:szCs w:val="24"/>
        </w:rPr>
        <w:t>Flores</w:t>
      </w:r>
      <w:r w:rsidR="005159C4">
        <w:rPr>
          <w:rFonts w:ascii="Arial" w:eastAsia="Times New Roman" w:hAnsi="Arial" w:cs="Arial"/>
          <w:sz w:val="24"/>
          <w:szCs w:val="24"/>
        </w:rPr>
        <w:t xml:space="preserve"> </w:t>
      </w:r>
      <w:r w:rsidR="005159C4" w:rsidRPr="00085FB0">
        <w:rPr>
          <w:rFonts w:ascii="Arial" w:eastAsia="Times New Roman" w:hAnsi="Arial" w:cs="Arial"/>
          <w:sz w:val="24"/>
          <w:szCs w:val="24"/>
        </w:rPr>
        <w:t>(2001)</w:t>
      </w:r>
      <w:r w:rsidR="00436949">
        <w:rPr>
          <w:rFonts w:ascii="Arial" w:eastAsia="Times New Roman" w:hAnsi="Arial" w:cs="Arial"/>
          <w:sz w:val="24"/>
          <w:szCs w:val="24"/>
        </w:rPr>
        <w:t>,</w:t>
      </w:r>
      <w:r w:rsidR="00907FC6" w:rsidRPr="000007B6">
        <w:rPr>
          <w:rFonts w:ascii="Arial" w:eastAsia="Times New Roman" w:hAnsi="Arial" w:cs="Arial"/>
          <w:sz w:val="24"/>
          <w:szCs w:val="24"/>
        </w:rPr>
        <w:t xml:space="preserve"> </w:t>
      </w:r>
      <w:r w:rsidRPr="004D3964">
        <w:rPr>
          <w:rFonts w:ascii="Arial" w:eastAsia="Times New Roman" w:hAnsi="Arial" w:cs="Arial"/>
          <w:sz w:val="24"/>
          <w:szCs w:val="24"/>
        </w:rPr>
        <w:t>munições são elementos necessários à alimentação da arma em um</w:t>
      </w:r>
      <w:r w:rsidR="00557192" w:rsidRPr="004D3964">
        <w:rPr>
          <w:rFonts w:ascii="Arial" w:eastAsia="Times New Roman" w:hAnsi="Arial" w:cs="Arial"/>
          <w:sz w:val="24"/>
          <w:szCs w:val="24"/>
        </w:rPr>
        <w:t>a</w:t>
      </w:r>
      <w:r w:rsidRPr="004D3964">
        <w:rPr>
          <w:rFonts w:ascii="Arial" w:eastAsia="Times New Roman" w:hAnsi="Arial" w:cs="Arial"/>
          <w:sz w:val="24"/>
          <w:szCs w:val="24"/>
        </w:rPr>
        <w:t xml:space="preserve"> únic</w:t>
      </w:r>
      <w:r w:rsidR="00557192" w:rsidRPr="004D3964">
        <w:rPr>
          <w:rFonts w:ascii="Arial" w:eastAsia="Times New Roman" w:hAnsi="Arial" w:cs="Arial"/>
          <w:sz w:val="24"/>
          <w:szCs w:val="24"/>
        </w:rPr>
        <w:t>a unidade</w:t>
      </w:r>
      <w:r w:rsidRPr="00A24EB2">
        <w:rPr>
          <w:rFonts w:ascii="Arial" w:eastAsia="Times New Roman" w:hAnsi="Arial" w:cs="Arial"/>
          <w:sz w:val="24"/>
          <w:szCs w:val="24"/>
        </w:rPr>
        <w:t>.</w:t>
      </w:r>
      <w:r w:rsidR="00B64A7C">
        <w:rPr>
          <w:rFonts w:ascii="Arial" w:eastAsia="Times New Roman" w:hAnsi="Arial" w:cs="Arial"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sz w:val="24"/>
          <w:szCs w:val="24"/>
        </w:rPr>
        <w:t>Observando</w:t>
      </w:r>
      <w:r w:rsidR="00907FC6">
        <w:rPr>
          <w:rFonts w:ascii="Arial" w:eastAsia="Times New Roman" w:hAnsi="Arial" w:cs="Arial"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sz w:val="24"/>
          <w:szCs w:val="24"/>
        </w:rPr>
        <w:t xml:space="preserve">as </w:t>
      </w:r>
      <w:r w:rsidR="00907FC6">
        <w:rPr>
          <w:rFonts w:ascii="Arial" w:eastAsia="Times New Roman" w:hAnsi="Arial" w:cs="Arial"/>
          <w:sz w:val="24"/>
          <w:szCs w:val="24"/>
        </w:rPr>
        <w:t>munições</w:t>
      </w:r>
      <w:r w:rsidR="00191A25">
        <w:rPr>
          <w:rFonts w:ascii="Arial" w:eastAsia="Times New Roman" w:hAnsi="Arial" w:cs="Arial"/>
          <w:sz w:val="24"/>
          <w:szCs w:val="24"/>
        </w:rPr>
        <w:t xml:space="preserve"> de impacto controlado</w:t>
      </w:r>
      <w:r w:rsidR="00907FC6">
        <w:rPr>
          <w:rFonts w:ascii="Arial" w:eastAsia="Times New Roman" w:hAnsi="Arial" w:cs="Arial"/>
          <w:sz w:val="24"/>
          <w:szCs w:val="24"/>
        </w:rPr>
        <w:t xml:space="preserve">, </w:t>
      </w:r>
      <w:r w:rsidRPr="000007B6">
        <w:rPr>
          <w:rFonts w:ascii="Arial" w:eastAsia="Times New Roman" w:hAnsi="Arial" w:cs="Arial"/>
          <w:sz w:val="24"/>
          <w:szCs w:val="24"/>
        </w:rPr>
        <w:t xml:space="preserve">é possível perceber que </w:t>
      </w:r>
      <w:r w:rsidR="005934BD">
        <w:rPr>
          <w:rFonts w:ascii="Arial" w:eastAsia="Times New Roman" w:hAnsi="Arial" w:cs="Arial"/>
          <w:sz w:val="24"/>
          <w:szCs w:val="24"/>
        </w:rPr>
        <w:t xml:space="preserve">elas são, na verdade, </w:t>
      </w:r>
      <w:r w:rsidRPr="000007B6">
        <w:rPr>
          <w:rFonts w:ascii="Arial" w:eastAsia="Times New Roman" w:hAnsi="Arial" w:cs="Arial"/>
          <w:sz w:val="24"/>
          <w:szCs w:val="24"/>
        </w:rPr>
        <w:t xml:space="preserve">cartuchos </w:t>
      </w:r>
      <w:r w:rsidRPr="004D3964">
        <w:rPr>
          <w:rFonts w:ascii="Arial" w:eastAsia="Times New Roman" w:hAnsi="Arial" w:cs="Arial"/>
          <w:sz w:val="24"/>
          <w:szCs w:val="24"/>
        </w:rPr>
        <w:t>compostos por</w:t>
      </w:r>
      <w:r w:rsidR="004D3964">
        <w:rPr>
          <w:rFonts w:ascii="Arial" w:eastAsia="Times New Roman" w:hAnsi="Arial" w:cs="Arial"/>
          <w:sz w:val="24"/>
          <w:szCs w:val="24"/>
        </w:rPr>
        <w:t xml:space="preserve"> elementos conforme apresentado na imagem a seguir</w:t>
      </w:r>
      <w:r w:rsidR="00696200">
        <w:rPr>
          <w:rFonts w:ascii="Arial" w:eastAsia="Times New Roman" w:hAnsi="Arial" w:cs="Arial"/>
          <w:sz w:val="24"/>
          <w:szCs w:val="24"/>
        </w:rPr>
        <w:t>.</w:t>
      </w:r>
    </w:p>
    <w:p w14:paraId="5AB21255" w14:textId="43CA2AA8" w:rsidR="00424E2F" w:rsidRDefault="00424E2F" w:rsidP="000007B6">
      <w:pPr>
        <w:pStyle w:val="PargrafodaLista"/>
        <w:ind w:leftChars="0" w:left="358" w:firstLineChars="0" w:firstLine="0"/>
        <w:rPr>
          <w:rFonts w:ascii="Arial" w:eastAsia="Times New Roman" w:hAnsi="Arial" w:cs="Arial"/>
          <w:color w:val="000000"/>
          <w:sz w:val="24"/>
          <w:szCs w:val="24"/>
        </w:rPr>
      </w:pPr>
      <w:commentRangeStart w:id="2"/>
      <w:commentRangeStart w:id="3"/>
      <w:r>
        <w:rPr>
          <w:noProof/>
          <w:lang w:eastAsia="pt-BR"/>
        </w:rPr>
        <w:drawing>
          <wp:inline distT="0" distB="0" distL="0" distR="0" wp14:anchorId="52B376CF" wp14:editId="05F50733">
            <wp:extent cx="3550285" cy="3081020"/>
            <wp:effectExtent l="0" t="0" r="0" b="5080"/>
            <wp:docPr id="31" name="Imagem 31" descr="Resultado de imagem para buchas de mun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buchas de mun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rPr>
          <w:rStyle w:val="Refdecomentrio"/>
        </w:rPr>
        <w:commentReference w:id="2"/>
      </w:r>
      <w:commentRangeEnd w:id="3"/>
      <w:r w:rsidR="003B0A03">
        <w:rPr>
          <w:rStyle w:val="Refdecomentrio"/>
        </w:rPr>
        <w:commentReference w:id="3"/>
      </w:r>
    </w:p>
    <w:p w14:paraId="5DDF4D2D" w14:textId="01988A94" w:rsidR="00424E2F" w:rsidRPr="000007B6" w:rsidRDefault="00424E2F" w:rsidP="000007B6">
      <w:pPr>
        <w:spacing w:after="0" w:line="240" w:lineRule="auto"/>
        <w:ind w:left="0" w:hanging="2"/>
        <w:jc w:val="both"/>
        <w:rPr>
          <w:rFonts w:ascii="Arial" w:hAnsi="Arial" w:cs="Arial"/>
          <w:color w:val="FF0000"/>
          <w:szCs w:val="24"/>
        </w:rPr>
      </w:pPr>
      <w:r w:rsidRPr="000007B6">
        <w:rPr>
          <w:rFonts w:ascii="Arial" w:hAnsi="Arial" w:cs="Arial"/>
          <w:b/>
          <w:color w:val="FF0000"/>
          <w:szCs w:val="24"/>
        </w:rPr>
        <w:t>Figura 2</w:t>
      </w:r>
      <w:r w:rsidRPr="000007B6">
        <w:rPr>
          <w:rFonts w:ascii="Arial" w:hAnsi="Arial" w:cs="Arial"/>
          <w:color w:val="FF0000"/>
          <w:szCs w:val="24"/>
        </w:rPr>
        <w:t xml:space="preserve">: Esquema de visualização interna do cartucho. </w:t>
      </w:r>
      <w:r w:rsidRPr="000007B6">
        <w:rPr>
          <w:rFonts w:ascii="Arial" w:hAnsi="Arial" w:cs="Arial"/>
          <w:b/>
          <w:color w:val="FF0000"/>
          <w:szCs w:val="24"/>
        </w:rPr>
        <w:t>Fonte</w:t>
      </w:r>
      <w:r w:rsidRPr="000007B6">
        <w:rPr>
          <w:rFonts w:ascii="Arial" w:hAnsi="Arial" w:cs="Arial"/>
          <w:color w:val="FF0000"/>
          <w:szCs w:val="24"/>
        </w:rPr>
        <w:t xml:space="preserve">: </w:t>
      </w:r>
      <w:r w:rsidR="00A24EB2">
        <w:rPr>
          <w:rFonts w:ascii="Arial" w:hAnsi="Arial" w:cs="Arial"/>
          <w:color w:val="FF0000"/>
          <w:szCs w:val="24"/>
        </w:rPr>
        <w:t>Rocha (2019)</w:t>
      </w:r>
      <w:r w:rsidR="00FE109F">
        <w:rPr>
          <w:rFonts w:ascii="Arial" w:hAnsi="Arial" w:cs="Arial"/>
          <w:color w:val="FF0000"/>
          <w:szCs w:val="24"/>
        </w:rPr>
        <w:t>,</w:t>
      </w:r>
      <w:r w:rsidRPr="000007B6">
        <w:rPr>
          <w:rFonts w:ascii="Arial" w:hAnsi="Arial" w:cs="Arial"/>
          <w:color w:val="FF0000"/>
          <w:szCs w:val="24"/>
        </w:rPr>
        <w:t xml:space="preserve"> adaptado por </w:t>
      </w:r>
      <w:proofErr w:type="spellStart"/>
      <w:r w:rsidRPr="000007B6">
        <w:rPr>
          <w:rFonts w:ascii="Arial" w:hAnsi="Arial" w:cs="Arial"/>
          <w:color w:val="FF0000"/>
          <w:szCs w:val="24"/>
        </w:rPr>
        <w:t>labSEAD</w:t>
      </w:r>
      <w:proofErr w:type="spellEnd"/>
      <w:r w:rsidRPr="000007B6">
        <w:rPr>
          <w:rFonts w:ascii="Arial" w:hAnsi="Arial" w:cs="Arial"/>
          <w:color w:val="FF0000"/>
          <w:szCs w:val="24"/>
        </w:rPr>
        <w:t>-UFSC(2019).</w:t>
      </w:r>
    </w:p>
    <w:p w14:paraId="02566A0E" w14:textId="77777777" w:rsidR="002428BB" w:rsidRDefault="002428B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7A02703C" w14:textId="6C3B0770" w:rsidR="00424E2F" w:rsidRDefault="002428B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As munições de impacto controlado possuem características específicas de acordo com o calibre e a arma que será utilizada no seu emprego. Como dito anteriormente, algumas são utilizadas em espingardas e outras são usadas por lançadores. </w:t>
      </w:r>
      <w:r w:rsidR="00CE7D23">
        <w:rPr>
          <w:rFonts w:ascii="Arial" w:eastAsia="Times New Roman" w:hAnsi="Arial" w:cs="Arial"/>
          <w:color w:val="000000"/>
          <w:sz w:val="24"/>
          <w:szCs w:val="24"/>
        </w:rPr>
        <w:t>Adiante, v</w:t>
      </w:r>
      <w:r>
        <w:rPr>
          <w:rFonts w:ascii="Arial" w:eastAsia="Times New Roman" w:hAnsi="Arial" w:cs="Arial"/>
          <w:color w:val="000000"/>
          <w:sz w:val="24"/>
          <w:szCs w:val="24"/>
        </w:rPr>
        <w:t>eremos as características constitutivas de cada um desses grupos.</w:t>
      </w:r>
    </w:p>
    <w:p w14:paraId="030C75D2" w14:textId="77777777" w:rsidR="00CE7D23" w:rsidRPr="000007B6" w:rsidRDefault="00CE7D2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7A7BD02" w14:textId="254E84F1" w:rsidR="00191A25" w:rsidRDefault="005B3035" w:rsidP="00191A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b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&lt;H3&gt;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Estojo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&lt;/H3&gt;</w:t>
      </w:r>
    </w:p>
    <w:p w14:paraId="490B12F0" w14:textId="3BDAE2DE" w:rsidR="004678AD" w:rsidRDefault="00930F55" w:rsidP="00191A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O estojo </w:t>
      </w:r>
      <w:r w:rsidR="00E47566">
        <w:rPr>
          <w:rFonts w:ascii="Arial" w:eastAsia="Times New Roman" w:hAnsi="Arial" w:cs="Arial"/>
          <w:color w:val="000000"/>
          <w:sz w:val="24"/>
          <w:szCs w:val="24"/>
        </w:rPr>
        <w:t>é a capsula onde encontramos os demais itens de uma munição. N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>o calibre 12</w:t>
      </w:r>
      <w:r w:rsidR="00E47566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E47566">
        <w:rPr>
          <w:rFonts w:ascii="Arial" w:eastAsia="Times New Roman" w:hAnsi="Arial" w:cs="Arial"/>
          <w:color w:val="000000"/>
          <w:sz w:val="24"/>
          <w:szCs w:val="24"/>
        </w:rPr>
        <w:t xml:space="preserve">o estojo </w:t>
      </w:r>
      <w:r w:rsidR="005B3035">
        <w:rPr>
          <w:rFonts w:ascii="Arial" w:eastAsia="Times New Roman" w:hAnsi="Arial" w:cs="Arial"/>
          <w:color w:val="000000"/>
          <w:sz w:val="24"/>
          <w:szCs w:val="24"/>
        </w:rPr>
        <w:t>tem</w:t>
      </w:r>
      <w:r w:rsidR="005B303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como característica </w:t>
      </w:r>
      <w:r w:rsidR="005B3035">
        <w:rPr>
          <w:rFonts w:ascii="Arial" w:eastAsia="Times New Roman" w:hAnsi="Arial" w:cs="Arial"/>
          <w:color w:val="000000"/>
          <w:sz w:val="24"/>
          <w:szCs w:val="24"/>
        </w:rPr>
        <w:t>principal</w:t>
      </w:r>
      <w:r w:rsidR="00205E0A">
        <w:rPr>
          <w:rFonts w:ascii="Arial" w:eastAsia="Times New Roman" w:hAnsi="Arial" w:cs="Arial"/>
          <w:color w:val="000000"/>
          <w:sz w:val="24"/>
          <w:szCs w:val="24"/>
        </w:rPr>
        <w:t xml:space="preserve"> ser confeccionado em plástico branco translúcido, para permitir a visualização do projétil presente em </w:t>
      </w:r>
      <w:r w:rsidR="00205E0A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seu interior, o </w:t>
      </w:r>
      <w:r w:rsidR="000F4B19">
        <w:rPr>
          <w:rFonts w:ascii="Arial" w:eastAsia="Times New Roman" w:hAnsi="Arial" w:cs="Arial"/>
          <w:color w:val="000000"/>
          <w:sz w:val="24"/>
          <w:szCs w:val="24"/>
        </w:rPr>
        <w:t xml:space="preserve">que possibilita ao </w:t>
      </w:r>
      <w:r w:rsidR="00205E0A">
        <w:rPr>
          <w:rFonts w:ascii="Arial" w:eastAsia="Times New Roman" w:hAnsi="Arial" w:cs="Arial"/>
          <w:color w:val="000000"/>
          <w:sz w:val="24"/>
          <w:szCs w:val="24"/>
        </w:rPr>
        <w:t xml:space="preserve">agente diferenciar se o cartucho contém </w:t>
      </w:r>
      <w:r w:rsidR="00205E0A" w:rsidRPr="000007B6"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  <w:t xml:space="preserve">balins </w:t>
      </w:r>
      <w:r w:rsidR="00205E0A">
        <w:rPr>
          <w:rFonts w:ascii="Arial" w:eastAsia="Times New Roman" w:hAnsi="Arial" w:cs="Arial"/>
          <w:color w:val="000000"/>
          <w:sz w:val="24"/>
          <w:szCs w:val="24"/>
        </w:rPr>
        <w:t xml:space="preserve">ou </w:t>
      </w:r>
      <w:r w:rsidR="00205E0A" w:rsidRPr="000007B6"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  <w:t>balotes</w:t>
      </w:r>
      <w:r w:rsidR="00205E0A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r w:rsidR="004678AD">
        <w:rPr>
          <w:rFonts w:ascii="Arial" w:eastAsia="Times New Roman" w:hAnsi="Arial" w:cs="Arial"/>
          <w:color w:val="000000"/>
          <w:sz w:val="24"/>
          <w:szCs w:val="24"/>
        </w:rPr>
        <w:t>chumbo</w:t>
      </w:r>
      <w:r w:rsidR="00205E0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4678AD">
        <w:rPr>
          <w:rFonts w:ascii="Arial" w:eastAsia="Times New Roman" w:hAnsi="Arial" w:cs="Arial"/>
          <w:color w:val="000000"/>
          <w:sz w:val="24"/>
          <w:szCs w:val="24"/>
        </w:rPr>
        <w:t>(normalmente vermelhos).</w:t>
      </w:r>
    </w:p>
    <w:p w14:paraId="4E624F0A" w14:textId="77777777" w:rsidR="00387E22" w:rsidRDefault="00387E22" w:rsidP="00191A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2C808799" w14:textId="49E12E29" w:rsidR="004678AD" w:rsidRPr="000007B6" w:rsidRDefault="00387E22" w:rsidP="00191A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  <w:t>&lt;Abrir Glossário&gt;</w:t>
      </w:r>
    </w:p>
    <w:p w14:paraId="3C5CA98C" w14:textId="5D8F36E7" w:rsidR="00387E22" w:rsidRPr="000007B6" w:rsidRDefault="00462EFD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textDirection w:val="lrTb"/>
        <w:rPr>
          <w:rFonts w:ascii="Arial" w:eastAsia="Times New Roman" w:hAnsi="Arial" w:cs="Arial"/>
          <w:color w:val="76923C" w:themeColor="accent3" w:themeShade="BF"/>
          <w:sz w:val="24"/>
          <w:szCs w:val="24"/>
        </w:rPr>
      </w:pPr>
      <w:r>
        <w:rPr>
          <w:rFonts w:ascii="Arial" w:eastAsia="Times New Roman" w:hAnsi="Arial" w:cs="Arial"/>
          <w:color w:val="76923C" w:themeColor="accent3" w:themeShade="BF"/>
          <w:sz w:val="24"/>
          <w:szCs w:val="24"/>
        </w:rPr>
        <w:t>Balins ou balotes são p</w:t>
      </w:r>
      <w:r w:rsidR="000F3E57" w:rsidRPr="000007B6">
        <w:rPr>
          <w:rFonts w:ascii="Arial" w:eastAsia="Times New Roman" w:hAnsi="Arial" w:cs="Arial"/>
          <w:color w:val="76923C" w:themeColor="accent3" w:themeShade="BF"/>
          <w:sz w:val="24"/>
          <w:szCs w:val="24"/>
        </w:rPr>
        <w:t>equenas bolas de metal usadas em espingardas calibre 12.</w:t>
      </w:r>
      <w:r w:rsidR="00D455B1" w:rsidRPr="000007B6">
        <w:rPr>
          <w:rFonts w:ascii="Arial" w:eastAsia="Times New Roman" w:hAnsi="Arial" w:cs="Arial"/>
          <w:color w:val="76923C" w:themeColor="accent3" w:themeShade="BF"/>
          <w:sz w:val="24"/>
          <w:szCs w:val="24"/>
        </w:rPr>
        <w:t xml:space="preserve"> Os projéteis múltiplos são chamados </w:t>
      </w:r>
      <w:r>
        <w:rPr>
          <w:rFonts w:ascii="Arial" w:eastAsia="Times New Roman" w:hAnsi="Arial" w:cs="Arial"/>
          <w:color w:val="76923C" w:themeColor="accent3" w:themeShade="BF"/>
          <w:sz w:val="24"/>
          <w:szCs w:val="24"/>
        </w:rPr>
        <w:t xml:space="preserve">de </w:t>
      </w:r>
      <w:r w:rsidR="00D455B1" w:rsidRPr="000007B6"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  <w:t>balins</w:t>
      </w:r>
      <w:r w:rsidR="00D455B1" w:rsidRPr="000007B6">
        <w:rPr>
          <w:rFonts w:ascii="Arial" w:eastAsia="Times New Roman" w:hAnsi="Arial" w:cs="Arial"/>
          <w:color w:val="76923C" w:themeColor="accent3" w:themeShade="BF"/>
          <w:sz w:val="24"/>
          <w:szCs w:val="24"/>
        </w:rPr>
        <w:t xml:space="preserve">; quando </w:t>
      </w:r>
      <w:r>
        <w:rPr>
          <w:rFonts w:ascii="Arial" w:eastAsia="Times New Roman" w:hAnsi="Arial" w:cs="Arial"/>
          <w:color w:val="76923C" w:themeColor="accent3" w:themeShade="BF"/>
          <w:sz w:val="24"/>
          <w:szCs w:val="24"/>
        </w:rPr>
        <w:t xml:space="preserve">é </w:t>
      </w:r>
      <w:r w:rsidR="00D455B1" w:rsidRPr="000007B6">
        <w:rPr>
          <w:rFonts w:ascii="Arial" w:eastAsia="Times New Roman" w:hAnsi="Arial" w:cs="Arial"/>
          <w:color w:val="76923C" w:themeColor="accent3" w:themeShade="BF"/>
          <w:sz w:val="24"/>
          <w:szCs w:val="24"/>
        </w:rPr>
        <w:t xml:space="preserve">um projétil único, denominamos </w:t>
      </w:r>
      <w:r w:rsidR="00D455B1" w:rsidRPr="000007B6"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  <w:t>balote</w:t>
      </w:r>
      <w:r w:rsidR="00D455B1" w:rsidRPr="000007B6">
        <w:rPr>
          <w:rFonts w:ascii="Arial" w:eastAsia="Times New Roman" w:hAnsi="Arial" w:cs="Arial"/>
          <w:color w:val="76923C" w:themeColor="accent3" w:themeShade="BF"/>
          <w:sz w:val="24"/>
          <w:szCs w:val="24"/>
        </w:rPr>
        <w:t>. </w:t>
      </w:r>
    </w:p>
    <w:p w14:paraId="5EB4AD9D" w14:textId="703F7B19" w:rsidR="00387E22" w:rsidRPr="000007B6" w:rsidRDefault="00387E22" w:rsidP="00191A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  <w:t>&lt;Fechar Glossário&gt;</w:t>
      </w:r>
    </w:p>
    <w:p w14:paraId="23DCA5E8" w14:textId="77777777" w:rsidR="003B0A03" w:rsidRDefault="003B0A0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ins w:id="4" w:author="Marielly Agatha" w:date="2019-11-20T13:38:00Z"/>
          <w:rFonts w:ascii="Arial" w:eastAsia="Times New Roman" w:hAnsi="Arial" w:cs="Arial"/>
          <w:color w:val="000000"/>
          <w:sz w:val="24"/>
          <w:szCs w:val="24"/>
        </w:rPr>
      </w:pPr>
    </w:p>
    <w:p w14:paraId="7D0B6FD6" w14:textId="32B00EAA" w:rsidR="00436949" w:rsidRDefault="003B0A0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ins w:id="5" w:author="Marielly Agatha" w:date="2019-11-20T13:38:00Z"/>
          <w:rFonts w:ascii="Arial" w:eastAsia="Times New Roman" w:hAnsi="Arial" w:cs="Arial"/>
          <w:color w:val="000000"/>
          <w:sz w:val="24"/>
          <w:szCs w:val="24"/>
        </w:rPr>
      </w:pPr>
      <w:ins w:id="6" w:author="Marielly Agatha" w:date="2019-11-20T13:34:00Z">
        <w:r>
          <w:rPr>
            <w:rFonts w:ascii="Arial" w:eastAsia="Times New Roman" w:hAnsi="Arial" w:cs="Arial"/>
            <w:color w:val="000000"/>
            <w:sz w:val="24"/>
            <w:szCs w:val="24"/>
          </w:rPr>
          <w:t xml:space="preserve">Clique nas setas a seguir para ver a diferença entre o estojo de calibre 12 e o estojo nos calibres </w:t>
        </w:r>
      </w:ins>
      <w:ins w:id="7" w:author="Marielly Agatha" w:date="2019-11-20T13:38:00Z">
        <w:r w:rsidRPr="000007B6">
          <w:rPr>
            <w:rFonts w:ascii="Arial" w:eastAsia="Times New Roman" w:hAnsi="Arial" w:cs="Arial"/>
            <w:color w:val="000000"/>
            <w:sz w:val="24"/>
            <w:szCs w:val="24"/>
          </w:rPr>
          <w:t>calibre 37 mm, 38</w:t>
        </w:r>
        <w:r>
          <w:rPr>
            <w:rFonts w:ascii="Arial" w:eastAsia="Times New Roman" w:hAnsi="Arial" w:cs="Arial"/>
            <w:color w:val="000000"/>
            <w:sz w:val="24"/>
            <w:szCs w:val="24"/>
          </w:rPr>
          <w:t>,</w:t>
        </w:r>
        <w:r w:rsidRPr="000007B6">
          <w:rPr>
            <w:rFonts w:ascii="Arial" w:eastAsia="Times New Roman" w:hAnsi="Arial" w:cs="Arial"/>
            <w:color w:val="000000"/>
            <w:sz w:val="24"/>
            <w:szCs w:val="24"/>
          </w:rPr>
          <w:t xml:space="preserve">1 mm e 40 </w:t>
        </w:r>
        <w:proofErr w:type="spellStart"/>
        <w:r w:rsidRPr="000007B6">
          <w:rPr>
            <w:rFonts w:ascii="Arial" w:eastAsia="Times New Roman" w:hAnsi="Arial" w:cs="Arial"/>
            <w:color w:val="000000"/>
            <w:sz w:val="24"/>
            <w:szCs w:val="24"/>
          </w:rPr>
          <w:t>mm</w:t>
        </w:r>
        <w:r>
          <w:rPr>
            <w:rFonts w:ascii="Arial" w:eastAsia="Times New Roman" w:hAnsi="Arial" w:cs="Arial"/>
            <w:color w:val="000000"/>
            <w:sz w:val="24"/>
            <w:szCs w:val="24"/>
          </w:rPr>
          <w:t>.</w:t>
        </w:r>
        <w:proofErr w:type="spellEnd"/>
      </w:ins>
    </w:p>
    <w:p w14:paraId="62D579D7" w14:textId="77777777" w:rsidR="003B0A03" w:rsidRDefault="003B0A0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D6EC630" w14:textId="6C24CD11" w:rsidR="00436949" w:rsidRPr="00BD2638" w:rsidRDefault="00436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commentRangeStart w:id="8"/>
      <w:commentRangeStart w:id="9"/>
      <w:del w:id="10" w:author="Marielly Agatha" w:date="2019-11-20T13:39:00Z">
        <w:r w:rsidDel="003B0A03">
          <w:rPr>
            <w:rFonts w:ascii="Arial" w:eastAsia="Times New Roman" w:hAnsi="Arial" w:cs="Arial"/>
            <w:color w:val="000000"/>
            <w:sz w:val="24"/>
            <w:szCs w:val="24"/>
          </w:rPr>
          <w:delText xml:space="preserve">Seu </w:delText>
        </w:r>
      </w:del>
      <w:ins w:id="11" w:author="Marielly Agatha" w:date="2019-11-20T13:39:00Z">
        <w:r w:rsidR="003B0A03">
          <w:rPr>
            <w:rFonts w:ascii="Arial" w:eastAsia="Times New Roman" w:hAnsi="Arial" w:cs="Arial"/>
            <w:color w:val="000000"/>
            <w:sz w:val="24"/>
            <w:szCs w:val="24"/>
          </w:rPr>
          <w:t xml:space="preserve">O estojo no calibre 12 </w:t>
        </w:r>
      </w:ins>
      <w:commentRangeEnd w:id="8"/>
      <w:ins w:id="12" w:author="Marielly Agatha" w:date="2019-11-20T13:41:00Z">
        <w:r w:rsidR="003B0A03">
          <w:rPr>
            <w:rStyle w:val="Refdecomentrio"/>
          </w:rPr>
          <w:commentReference w:id="8"/>
        </w:r>
      </w:ins>
      <w:ins w:id="13" w:author="Marielly Agatha" w:date="2019-11-20T13:39:00Z">
        <w:r w:rsidR="003B0A03">
          <w:rPr>
            <w:rFonts w:ascii="Arial" w:eastAsia="Times New Roman" w:hAnsi="Arial" w:cs="Arial"/>
            <w:color w:val="000000"/>
            <w:sz w:val="24"/>
            <w:szCs w:val="24"/>
          </w:rPr>
          <w:t xml:space="preserve">tem </w:t>
        </w:r>
      </w:ins>
      <w:r>
        <w:rPr>
          <w:rFonts w:ascii="Arial" w:eastAsia="Times New Roman" w:hAnsi="Arial" w:cs="Arial"/>
          <w:color w:val="000000"/>
          <w:sz w:val="24"/>
          <w:szCs w:val="24"/>
        </w:rPr>
        <w:t>formato</w:t>
      </w:r>
      <w:del w:id="14" w:author="Marielly Agatha" w:date="2019-11-20T13:39:00Z">
        <w:r w:rsidDel="003B0A03">
          <w:rPr>
            <w:rFonts w:ascii="Arial" w:eastAsia="Times New Roman" w:hAnsi="Arial" w:cs="Arial"/>
            <w:color w:val="000000"/>
            <w:sz w:val="24"/>
            <w:szCs w:val="24"/>
          </w:rPr>
          <w:delText xml:space="preserve"> é</w:delText>
        </w:r>
      </w:del>
      <w:r>
        <w:rPr>
          <w:rFonts w:ascii="Arial" w:eastAsia="Times New Roman" w:hAnsi="Arial" w:cs="Arial"/>
          <w:color w:val="000000"/>
          <w:sz w:val="24"/>
          <w:szCs w:val="24"/>
        </w:rPr>
        <w:t xml:space="preserve"> cilíndrico e possui base reforçada de metal, facilita</w:t>
      </w:r>
      <w:r w:rsidR="00557192">
        <w:rPr>
          <w:rFonts w:ascii="Arial" w:eastAsia="Times New Roman" w:hAnsi="Arial" w:cs="Arial"/>
          <w:color w:val="000000"/>
          <w:sz w:val="24"/>
          <w:szCs w:val="24"/>
        </w:rPr>
        <w:t>ndo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 extração do estojo. </w:t>
      </w:r>
      <w:r w:rsidRPr="00BD2638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Possui a espoleta (dispositivo detonador no centro da base) e não oxida facilmente, sendo um objeto resistente à corrosão. O estojo de munição, neste caso, possui a propriedade de expansão quando realiza o impacto no alvo. </w:t>
      </w:r>
    </w:p>
    <w:p w14:paraId="03EF53E9" w14:textId="77777777" w:rsidR="00387E22" w:rsidRDefault="00387E22" w:rsidP="00387E2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hAnsi="Arial" w:cs="Arial"/>
          <w:color w:val="000000"/>
          <w:sz w:val="24"/>
          <w:szCs w:val="24"/>
        </w:rPr>
      </w:pPr>
      <w:r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03AB0DB" wp14:editId="269FAAC3">
            <wp:extent cx="1962150" cy="2952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0F72BFF4" w14:textId="7D289C2A" w:rsidR="00387E22" w:rsidRDefault="00387E22" w:rsidP="00387E22">
      <w:pPr>
        <w:spacing w:after="0" w:line="240" w:lineRule="auto"/>
        <w:ind w:left="0" w:hanging="2"/>
        <w:jc w:val="both"/>
        <w:rPr>
          <w:rFonts w:ascii="Arial" w:hAnsi="Arial" w:cs="Arial"/>
          <w:color w:val="FF0000"/>
          <w:szCs w:val="24"/>
        </w:rPr>
      </w:pPr>
      <w:r w:rsidRPr="009A320C">
        <w:rPr>
          <w:rFonts w:ascii="Arial" w:hAnsi="Arial" w:cs="Arial"/>
          <w:b/>
          <w:color w:val="FF0000"/>
          <w:szCs w:val="24"/>
        </w:rPr>
        <w:t>Figura 3</w:t>
      </w:r>
      <w:r w:rsidRPr="009A320C">
        <w:rPr>
          <w:rFonts w:ascii="Arial" w:hAnsi="Arial" w:cs="Arial"/>
          <w:color w:val="FF0000"/>
          <w:szCs w:val="24"/>
        </w:rPr>
        <w:t xml:space="preserve">: Estojo vazio de munições de impacto controlado de calibre 12. </w:t>
      </w:r>
      <w:r w:rsidRPr="009A320C">
        <w:rPr>
          <w:rFonts w:ascii="Arial" w:hAnsi="Arial" w:cs="Arial"/>
          <w:b/>
          <w:color w:val="FF0000"/>
          <w:szCs w:val="24"/>
        </w:rPr>
        <w:t>Fonte</w:t>
      </w:r>
      <w:r w:rsidRPr="009A320C">
        <w:rPr>
          <w:rFonts w:ascii="Arial" w:hAnsi="Arial" w:cs="Arial"/>
          <w:color w:val="FF0000"/>
          <w:szCs w:val="24"/>
        </w:rPr>
        <w:t xml:space="preserve">: </w:t>
      </w:r>
      <w:r w:rsidR="00A24EB2">
        <w:rPr>
          <w:rFonts w:ascii="Arial" w:hAnsi="Arial" w:cs="Arial"/>
          <w:color w:val="FF0000"/>
          <w:szCs w:val="24"/>
        </w:rPr>
        <w:t>Rocha (2019)</w:t>
      </w:r>
      <w:r w:rsidR="00FE109F">
        <w:rPr>
          <w:rFonts w:ascii="Arial" w:hAnsi="Arial" w:cs="Arial"/>
          <w:color w:val="FF0000"/>
          <w:szCs w:val="24"/>
        </w:rPr>
        <w:t>,</w:t>
      </w:r>
      <w:r w:rsidRPr="009A320C">
        <w:rPr>
          <w:rFonts w:ascii="Arial" w:hAnsi="Arial" w:cs="Arial"/>
          <w:color w:val="FF0000"/>
          <w:szCs w:val="24"/>
        </w:rPr>
        <w:t xml:space="preserve"> adaptado por </w:t>
      </w:r>
      <w:proofErr w:type="spellStart"/>
      <w:r w:rsidRPr="009A320C">
        <w:rPr>
          <w:rFonts w:ascii="Arial" w:hAnsi="Arial" w:cs="Arial"/>
          <w:color w:val="FF0000"/>
          <w:szCs w:val="24"/>
        </w:rPr>
        <w:t>labSEAD</w:t>
      </w:r>
      <w:proofErr w:type="spellEnd"/>
      <w:r w:rsidRPr="009A320C">
        <w:rPr>
          <w:rFonts w:ascii="Arial" w:hAnsi="Arial" w:cs="Arial"/>
          <w:color w:val="FF0000"/>
          <w:szCs w:val="24"/>
        </w:rPr>
        <w:t>-UFSC(2019).</w:t>
      </w:r>
    </w:p>
    <w:p w14:paraId="66C3CD23" w14:textId="77777777" w:rsidR="000F4B19" w:rsidRPr="009A320C" w:rsidRDefault="000F4B19" w:rsidP="00387E22">
      <w:pPr>
        <w:spacing w:after="0" w:line="240" w:lineRule="auto"/>
        <w:ind w:left="0" w:hanging="2"/>
        <w:jc w:val="both"/>
        <w:rPr>
          <w:rFonts w:ascii="Arial" w:hAnsi="Arial" w:cs="Arial"/>
          <w:color w:val="FF0000"/>
          <w:szCs w:val="24"/>
        </w:rPr>
      </w:pPr>
    </w:p>
    <w:p w14:paraId="5831967E" w14:textId="71516732" w:rsidR="00B63B77" w:rsidRPr="000007B6" w:rsidRDefault="00436949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Já o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estojo das munições no </w:t>
      </w:r>
      <w:r w:rsidR="00930F55" w:rsidRPr="0011176B">
        <w:rPr>
          <w:rFonts w:ascii="Arial" w:eastAsia="Times New Roman" w:hAnsi="Arial" w:cs="Arial"/>
          <w:color w:val="000000"/>
          <w:sz w:val="24"/>
          <w:szCs w:val="24"/>
        </w:rPr>
        <w:t>calibre 37 mm, 38</w:t>
      </w:r>
      <w:r w:rsidR="00A24EB2" w:rsidRPr="0011176B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930F55" w:rsidRPr="003B0A03">
        <w:rPr>
          <w:rFonts w:ascii="Arial" w:eastAsia="Times New Roman" w:hAnsi="Arial" w:cs="Arial"/>
          <w:color w:val="000000"/>
          <w:sz w:val="24"/>
          <w:szCs w:val="24"/>
        </w:rPr>
        <w:t>1 mm e 40 mm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apresenta como características gerais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sua confecção de alumínio ou plástico preto opaco. Seu formato tem variações, podendo ser cilíndrico ou </w:t>
      </w:r>
      <w:r w:rsidR="00FE109F">
        <w:rPr>
          <w:rFonts w:ascii="Arial" w:eastAsia="Times New Roman" w:hAnsi="Arial" w:cs="Arial"/>
          <w:color w:val="000000"/>
          <w:sz w:val="24"/>
          <w:szCs w:val="24"/>
        </w:rPr>
        <w:t xml:space="preserve">em forma de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garrafa. </w:t>
      </w:r>
    </w:p>
    <w:p w14:paraId="29D23A6E" w14:textId="77777777" w:rsidR="00664201" w:rsidRPr="000007B6" w:rsidRDefault="00664201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firstLineChars="0" w:firstLine="0"/>
        <w:jc w:val="both"/>
        <w:rPr>
          <w:rFonts w:ascii="Arial" w:hAnsi="Arial" w:cs="Arial"/>
          <w:color w:val="FF0000"/>
          <w:sz w:val="24"/>
          <w:szCs w:val="24"/>
        </w:rPr>
      </w:pPr>
    </w:p>
    <w:p w14:paraId="011849E8" w14:textId="6DF2A68A" w:rsidR="00664201" w:rsidRDefault="00436949" w:rsidP="000007B6">
      <w:pPr>
        <w:spacing w:line="360" w:lineRule="auto"/>
        <w:ind w:left="0" w:hanging="2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8E0BC6A" wp14:editId="2130D246">
            <wp:extent cx="2143846" cy="2143846"/>
            <wp:effectExtent l="0" t="0" r="8890" b="8890"/>
            <wp:docPr id="22" name="Imagem 22" descr="Resultado de imagem para munição impacto controlado garr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munição impacto controlado garraf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613" cy="215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694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8FCE556" wp14:editId="78F70C0D">
            <wp:extent cx="1882589" cy="2982803"/>
            <wp:effectExtent l="0" t="0" r="381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4041" cy="30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DF7F" w14:textId="48F0F4FA" w:rsidR="00436949" w:rsidRPr="000007B6" w:rsidRDefault="00436949" w:rsidP="000007B6">
      <w:pPr>
        <w:spacing w:after="0" w:line="240" w:lineRule="auto"/>
        <w:ind w:left="0" w:hanging="2"/>
        <w:jc w:val="both"/>
        <w:rPr>
          <w:rFonts w:ascii="Arial" w:hAnsi="Arial" w:cs="Arial"/>
          <w:color w:val="FF0000"/>
          <w:szCs w:val="24"/>
        </w:rPr>
      </w:pPr>
      <w:r w:rsidRPr="000007B6">
        <w:rPr>
          <w:rFonts w:ascii="Arial" w:hAnsi="Arial" w:cs="Arial"/>
          <w:b/>
          <w:color w:val="FF0000"/>
          <w:szCs w:val="24"/>
        </w:rPr>
        <w:t xml:space="preserve">Figura </w:t>
      </w:r>
      <w:r w:rsidR="00424E2F" w:rsidRPr="000007B6">
        <w:rPr>
          <w:rFonts w:ascii="Arial" w:hAnsi="Arial" w:cs="Arial"/>
          <w:b/>
          <w:color w:val="FF0000"/>
          <w:szCs w:val="24"/>
        </w:rPr>
        <w:t>4</w:t>
      </w:r>
      <w:r w:rsidRPr="000007B6">
        <w:rPr>
          <w:rFonts w:ascii="Arial" w:hAnsi="Arial" w:cs="Arial"/>
          <w:color w:val="FF0000"/>
          <w:szCs w:val="24"/>
        </w:rPr>
        <w:t xml:space="preserve">: Estojos </w:t>
      </w:r>
      <w:r w:rsidR="00A7184C" w:rsidRPr="000007B6">
        <w:rPr>
          <w:rFonts w:ascii="Arial" w:hAnsi="Arial" w:cs="Arial"/>
          <w:color w:val="FF0000"/>
          <w:szCs w:val="24"/>
        </w:rPr>
        <w:t xml:space="preserve">em formato de garrafa e estojo cilíndrico de alumínio em munições de </w:t>
      </w:r>
      <w:r w:rsidR="00A24EB2">
        <w:rPr>
          <w:rFonts w:ascii="Arial" w:hAnsi="Arial" w:cs="Arial"/>
          <w:color w:val="FF0000"/>
          <w:szCs w:val="24"/>
        </w:rPr>
        <w:t>c</w:t>
      </w:r>
      <w:r w:rsidR="00A7184C" w:rsidRPr="000007B6">
        <w:rPr>
          <w:rFonts w:ascii="Arial" w:hAnsi="Arial" w:cs="Arial"/>
          <w:color w:val="FF0000"/>
          <w:szCs w:val="24"/>
        </w:rPr>
        <w:t xml:space="preserve">alibre </w:t>
      </w:r>
      <w:r w:rsidRPr="000007B6">
        <w:rPr>
          <w:rFonts w:ascii="Arial" w:hAnsi="Arial" w:cs="Arial"/>
          <w:color w:val="FF0000"/>
          <w:szCs w:val="24"/>
        </w:rPr>
        <w:t>37 mm, 38</w:t>
      </w:r>
      <w:r w:rsidR="00A24EB2">
        <w:rPr>
          <w:rFonts w:ascii="Arial" w:hAnsi="Arial" w:cs="Arial"/>
          <w:color w:val="FF0000"/>
          <w:szCs w:val="24"/>
        </w:rPr>
        <w:t>,</w:t>
      </w:r>
      <w:r w:rsidRPr="000007B6">
        <w:rPr>
          <w:rFonts w:ascii="Arial" w:hAnsi="Arial" w:cs="Arial"/>
          <w:color w:val="FF0000"/>
          <w:szCs w:val="24"/>
        </w:rPr>
        <w:t xml:space="preserve">1 mm e 40 </w:t>
      </w:r>
      <w:proofErr w:type="spellStart"/>
      <w:r w:rsidRPr="000007B6">
        <w:rPr>
          <w:rFonts w:ascii="Arial" w:hAnsi="Arial" w:cs="Arial"/>
          <w:color w:val="FF0000"/>
          <w:szCs w:val="24"/>
        </w:rPr>
        <w:t>mm.</w:t>
      </w:r>
      <w:proofErr w:type="spellEnd"/>
      <w:r w:rsidRPr="000007B6">
        <w:rPr>
          <w:rFonts w:ascii="Arial" w:hAnsi="Arial" w:cs="Arial"/>
          <w:color w:val="FF0000"/>
          <w:szCs w:val="24"/>
        </w:rPr>
        <w:t xml:space="preserve"> </w:t>
      </w:r>
      <w:r w:rsidRPr="000007B6">
        <w:rPr>
          <w:rFonts w:ascii="Arial" w:hAnsi="Arial" w:cs="Arial"/>
          <w:b/>
          <w:color w:val="FF0000"/>
          <w:szCs w:val="24"/>
        </w:rPr>
        <w:t>Fonte</w:t>
      </w:r>
      <w:r w:rsidRPr="000007B6">
        <w:rPr>
          <w:rFonts w:ascii="Arial" w:hAnsi="Arial" w:cs="Arial"/>
          <w:color w:val="FF0000"/>
          <w:szCs w:val="24"/>
        </w:rPr>
        <w:t xml:space="preserve">: </w:t>
      </w:r>
      <w:r w:rsidR="00A24EB2">
        <w:rPr>
          <w:rFonts w:ascii="Arial" w:hAnsi="Arial" w:cs="Arial"/>
          <w:color w:val="FF0000"/>
          <w:szCs w:val="24"/>
        </w:rPr>
        <w:t>Rocha (2019)</w:t>
      </w:r>
      <w:r w:rsidR="00FE109F">
        <w:rPr>
          <w:rFonts w:ascii="Arial" w:hAnsi="Arial" w:cs="Arial"/>
          <w:color w:val="FF0000"/>
          <w:szCs w:val="24"/>
        </w:rPr>
        <w:t>,</w:t>
      </w:r>
      <w:r w:rsidRPr="000007B6">
        <w:rPr>
          <w:rFonts w:ascii="Arial" w:hAnsi="Arial" w:cs="Arial"/>
          <w:color w:val="FF0000"/>
          <w:szCs w:val="24"/>
        </w:rPr>
        <w:t xml:space="preserve"> adaptado por </w:t>
      </w:r>
      <w:proofErr w:type="spellStart"/>
      <w:r w:rsidRPr="000007B6">
        <w:rPr>
          <w:rFonts w:ascii="Arial" w:hAnsi="Arial" w:cs="Arial"/>
          <w:color w:val="FF0000"/>
          <w:szCs w:val="24"/>
        </w:rPr>
        <w:t>labSEAD</w:t>
      </w:r>
      <w:proofErr w:type="spellEnd"/>
      <w:r w:rsidRPr="000007B6">
        <w:rPr>
          <w:rFonts w:ascii="Arial" w:hAnsi="Arial" w:cs="Arial"/>
          <w:color w:val="FF0000"/>
          <w:szCs w:val="24"/>
        </w:rPr>
        <w:t>-UFSC</w:t>
      </w:r>
      <w:r w:rsidR="00B63B77">
        <w:rPr>
          <w:rFonts w:ascii="Arial" w:hAnsi="Arial" w:cs="Arial"/>
          <w:color w:val="FF0000"/>
          <w:szCs w:val="24"/>
        </w:rPr>
        <w:t xml:space="preserve"> </w:t>
      </w:r>
      <w:r w:rsidRPr="000007B6">
        <w:rPr>
          <w:rFonts w:ascii="Arial" w:hAnsi="Arial" w:cs="Arial"/>
          <w:color w:val="FF0000"/>
          <w:szCs w:val="24"/>
        </w:rPr>
        <w:t>(2019).</w:t>
      </w:r>
      <w:commentRangeEnd w:id="9"/>
      <w:r w:rsidR="003B0A03">
        <w:rPr>
          <w:rStyle w:val="Refdecomentrio"/>
        </w:rPr>
        <w:commentReference w:id="9"/>
      </w:r>
    </w:p>
    <w:p w14:paraId="6F1EFB76" w14:textId="77777777" w:rsidR="00436949" w:rsidRDefault="00436949" w:rsidP="000007B6">
      <w:pPr>
        <w:spacing w:line="360" w:lineRule="auto"/>
        <w:ind w:left="0" w:hanging="2"/>
        <w:jc w:val="both"/>
        <w:rPr>
          <w:rFonts w:ascii="Arial" w:hAnsi="Arial" w:cs="Arial"/>
          <w:color w:val="FF0000"/>
          <w:sz w:val="24"/>
          <w:szCs w:val="24"/>
        </w:rPr>
      </w:pPr>
    </w:p>
    <w:p w14:paraId="7C076483" w14:textId="1E0C570A" w:rsidR="00A7184C" w:rsidRPr="00BD2638" w:rsidRDefault="003B0A03" w:rsidP="00A7184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hAnsi="Arial" w:cs="Arial"/>
          <w:color w:val="FF0000"/>
          <w:sz w:val="24"/>
          <w:szCs w:val="24"/>
        </w:rPr>
      </w:pPr>
      <w:commentRangeStart w:id="15"/>
      <w:ins w:id="16" w:author="Marielly Agatha" w:date="2019-11-20T13:41:00Z">
        <w:r>
          <w:rPr>
            <w:rFonts w:ascii="Arial" w:eastAsia="Times New Roman" w:hAnsi="Arial" w:cs="Arial"/>
            <w:color w:val="000000"/>
            <w:sz w:val="24"/>
            <w:szCs w:val="24"/>
          </w:rPr>
          <w:t xml:space="preserve">Tanto as </w:t>
        </w:r>
        <w:proofErr w:type="spellStart"/>
        <w:r>
          <w:rPr>
            <w:rFonts w:ascii="Arial" w:eastAsia="Times New Roman" w:hAnsi="Arial" w:cs="Arial"/>
            <w:color w:val="000000"/>
            <w:sz w:val="24"/>
            <w:szCs w:val="24"/>
          </w:rPr>
          <w:t>muni</w:t>
        </w:r>
      </w:ins>
      <w:ins w:id="17" w:author="Marielly Agatha" w:date="2019-11-20T13:42:00Z">
        <w:r>
          <w:rPr>
            <w:rFonts w:ascii="Arial" w:eastAsia="Times New Roman" w:hAnsi="Arial" w:cs="Arial"/>
            <w:color w:val="000000"/>
            <w:sz w:val="24"/>
            <w:szCs w:val="24"/>
          </w:rPr>
          <w:t>lções</w:t>
        </w:r>
        <w:proofErr w:type="spellEnd"/>
        <w:r>
          <w:rPr>
            <w:rFonts w:ascii="Arial" w:eastAsia="Times New Roman" w:hAnsi="Arial" w:cs="Arial"/>
            <w:color w:val="000000"/>
            <w:sz w:val="24"/>
            <w:szCs w:val="24"/>
          </w:rPr>
          <w:t xml:space="preserve"> de </w:t>
        </w:r>
        <w:r w:rsidRPr="003B0A03">
          <w:rPr>
            <w:rFonts w:ascii="Arial" w:eastAsia="Times New Roman" w:hAnsi="Arial" w:cs="Arial"/>
            <w:color w:val="000000"/>
            <w:sz w:val="24"/>
            <w:szCs w:val="24"/>
          </w:rPr>
          <w:t>37 mm, 38,1 mm e 40 mm</w:t>
        </w:r>
        <w:r>
          <w:rPr>
            <w:rFonts w:ascii="Arial" w:eastAsia="Times New Roman" w:hAnsi="Arial" w:cs="Arial"/>
            <w:color w:val="000000"/>
            <w:sz w:val="24"/>
            <w:szCs w:val="24"/>
          </w:rPr>
          <w:t xml:space="preserve">, quanto </w:t>
        </w:r>
      </w:ins>
      <w:del w:id="18" w:author="Marielly Agatha" w:date="2019-11-20T13:41:00Z">
        <w:r w:rsidR="00A7184C" w:rsidDel="003B0A03">
          <w:rPr>
            <w:rFonts w:ascii="Arial" w:eastAsia="Times New Roman" w:hAnsi="Arial" w:cs="Arial"/>
            <w:color w:val="000000"/>
            <w:sz w:val="24"/>
            <w:szCs w:val="24"/>
          </w:rPr>
          <w:delText>O</w:delText>
        </w:r>
      </w:del>
      <w:del w:id="19" w:author="Marielly Agatha" w:date="2019-11-20T13:42:00Z">
        <w:r w:rsidR="00A7184C" w:rsidDel="003B0A03">
          <w:rPr>
            <w:rFonts w:ascii="Arial" w:eastAsia="Times New Roman" w:hAnsi="Arial" w:cs="Arial"/>
            <w:color w:val="000000"/>
            <w:sz w:val="24"/>
            <w:szCs w:val="24"/>
          </w:rPr>
          <w:delText xml:space="preserve"> estojo das munições de maior calibre, assim como a </w:delText>
        </w:r>
      </w:del>
      <w:ins w:id="20" w:author="Marielly Agatha" w:date="2019-11-20T13:42:00Z">
        <w:r>
          <w:rPr>
            <w:rFonts w:ascii="Arial" w:eastAsia="Times New Roman" w:hAnsi="Arial" w:cs="Arial"/>
            <w:color w:val="000000"/>
            <w:sz w:val="24"/>
            <w:szCs w:val="24"/>
          </w:rPr>
          <w:t xml:space="preserve">as </w:t>
        </w:r>
      </w:ins>
      <w:r w:rsidR="00A7184C">
        <w:rPr>
          <w:rFonts w:ascii="Arial" w:eastAsia="Times New Roman" w:hAnsi="Arial" w:cs="Arial"/>
          <w:color w:val="000000"/>
          <w:sz w:val="24"/>
          <w:szCs w:val="24"/>
        </w:rPr>
        <w:t>munição no calibre 12, tem a espoleta (dispositivo explosivo) no centro da base, por isso são chamadas de munição com fogo central. Também não oxida facilmente e tem propriedade de expansão durante o impacto.</w:t>
      </w:r>
      <w:commentRangeEnd w:id="15"/>
      <w:r>
        <w:rPr>
          <w:rStyle w:val="Refdecomentrio"/>
        </w:rPr>
        <w:commentReference w:id="15"/>
      </w:r>
    </w:p>
    <w:p w14:paraId="17B20F41" w14:textId="77777777" w:rsidR="005B3035" w:rsidRDefault="005B3035" w:rsidP="000007B6">
      <w:pPr>
        <w:spacing w:line="360" w:lineRule="auto"/>
        <w:ind w:left="0" w:hanging="2"/>
        <w:jc w:val="both"/>
        <w:rPr>
          <w:rFonts w:ascii="Arial" w:hAnsi="Arial" w:cs="Arial"/>
          <w:color w:val="FF0000"/>
          <w:sz w:val="24"/>
          <w:szCs w:val="24"/>
        </w:rPr>
      </w:pPr>
    </w:p>
    <w:p w14:paraId="48BEA224" w14:textId="165B901E" w:rsidR="00A7184C" w:rsidRPr="000007B6" w:rsidRDefault="005B3035" w:rsidP="000007B6">
      <w:pPr>
        <w:spacing w:line="360" w:lineRule="auto"/>
        <w:ind w:left="0" w:hanging="2"/>
        <w:jc w:val="both"/>
        <w:rPr>
          <w:rFonts w:ascii="Arial" w:hAnsi="Arial" w:cs="Arial"/>
          <w:b/>
          <w:sz w:val="24"/>
          <w:szCs w:val="24"/>
        </w:rPr>
      </w:pPr>
      <w:r w:rsidRPr="000007B6">
        <w:rPr>
          <w:rFonts w:ascii="Arial" w:hAnsi="Arial" w:cs="Arial"/>
          <w:b/>
          <w:sz w:val="24"/>
          <w:szCs w:val="24"/>
          <w:shd w:val="clear" w:color="auto" w:fill="4F81BD" w:themeFill="accent1"/>
        </w:rPr>
        <w:t>&lt;H3&gt;</w:t>
      </w:r>
      <w:r w:rsidRPr="000007B6">
        <w:rPr>
          <w:rFonts w:ascii="Arial" w:hAnsi="Arial" w:cs="Arial"/>
          <w:b/>
          <w:sz w:val="24"/>
          <w:szCs w:val="24"/>
        </w:rPr>
        <w:t xml:space="preserve"> Espoleta e pólvora </w:t>
      </w:r>
      <w:r w:rsidRPr="000007B6">
        <w:rPr>
          <w:rFonts w:ascii="Arial" w:hAnsi="Arial" w:cs="Arial"/>
          <w:b/>
          <w:sz w:val="24"/>
          <w:szCs w:val="24"/>
          <w:shd w:val="clear" w:color="auto" w:fill="4F81BD" w:themeFill="accent1"/>
        </w:rPr>
        <w:t>&lt;/H3&gt;</w:t>
      </w:r>
    </w:p>
    <w:p w14:paraId="27A86146" w14:textId="5EF2F149" w:rsidR="00A7184C" w:rsidRPr="00BD2638" w:rsidRDefault="003A5C56" w:rsidP="006E41E3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Dentro do estojo da munição encontramos as espoletas citadas anteriormente. Uma espoleta é um p</w:t>
      </w:r>
      <w:r w:rsidRPr="00BD2638">
        <w:rPr>
          <w:rFonts w:ascii="Arial" w:eastAsia="Times New Roman" w:hAnsi="Arial" w:cs="Arial"/>
          <w:sz w:val="24"/>
          <w:szCs w:val="24"/>
        </w:rPr>
        <w:t xml:space="preserve">equeno corpo metálico que contém determinada quantidade de mistura explosiva destinada </w:t>
      </w:r>
      <w:r>
        <w:rPr>
          <w:rFonts w:ascii="Arial" w:eastAsia="Times New Roman" w:hAnsi="Arial" w:cs="Arial"/>
          <w:sz w:val="24"/>
          <w:szCs w:val="24"/>
        </w:rPr>
        <w:t xml:space="preserve">a inflamar a carga de projeção. </w:t>
      </w:r>
    </w:p>
    <w:p w14:paraId="01A88032" w14:textId="5856455B" w:rsidR="00A7184C" w:rsidRDefault="00C556D8" w:rsidP="00A7184C">
      <w:pPr>
        <w:spacing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  <w:commentRangeStart w:id="21"/>
      <w:r>
        <w:rPr>
          <w:noProof/>
          <w:lang w:eastAsia="pt-BR"/>
        </w:rPr>
        <w:lastRenderedPageBreak/>
        <w:drawing>
          <wp:inline distT="0" distB="0" distL="0" distR="0" wp14:anchorId="539B9666" wp14:editId="7D5669D7">
            <wp:extent cx="3268851" cy="3214370"/>
            <wp:effectExtent l="0" t="0" r="8255" b="5080"/>
            <wp:docPr id="1031" name="Imagem 1031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544" cy="322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 w:rsidR="0015601D">
        <w:rPr>
          <w:rStyle w:val="Refdecomentrio"/>
        </w:rPr>
        <w:commentReference w:id="21"/>
      </w:r>
    </w:p>
    <w:p w14:paraId="7D8A1B1A" w14:textId="5107C669" w:rsidR="0015601D" w:rsidRPr="00BD2638" w:rsidRDefault="0015601D" w:rsidP="00A7184C">
      <w:pPr>
        <w:spacing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C05166" wp14:editId="1C43360D">
            <wp:extent cx="5400040" cy="3789028"/>
            <wp:effectExtent l="0" t="0" r="0" b="2540"/>
            <wp:docPr id="1033" name="Imagem 1033" descr="The black gun and cartridges to him on a white background close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black gun and cartridges to him on a white background close 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A667" w14:textId="7EF0F1C6" w:rsidR="00A7184C" w:rsidRPr="000007B6" w:rsidRDefault="00424E2F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Cs w:val="24"/>
        </w:rPr>
        <w:t>Figura 5</w:t>
      </w:r>
      <w:r w:rsidR="006E41E3" w:rsidRPr="000007B6">
        <w:rPr>
          <w:rFonts w:ascii="Arial" w:eastAsia="Times New Roman" w:hAnsi="Arial" w:cs="Arial"/>
          <w:color w:val="FF0000"/>
          <w:szCs w:val="24"/>
        </w:rPr>
        <w:t>: Espoleta</w:t>
      </w:r>
      <w:r w:rsidR="00AE0B2C" w:rsidRPr="000007B6">
        <w:rPr>
          <w:rFonts w:ascii="Arial" w:eastAsia="Times New Roman" w:hAnsi="Arial" w:cs="Arial"/>
          <w:color w:val="FF0000"/>
          <w:szCs w:val="24"/>
        </w:rPr>
        <w:t>s fora do estojo</w:t>
      </w:r>
      <w:r w:rsidR="006E41E3" w:rsidRPr="000007B6">
        <w:rPr>
          <w:rFonts w:ascii="Arial" w:eastAsia="Times New Roman" w:hAnsi="Arial" w:cs="Arial"/>
          <w:color w:val="FF0000"/>
          <w:szCs w:val="24"/>
        </w:rPr>
        <w:t xml:space="preserve">. </w:t>
      </w:r>
      <w:r w:rsidR="00A7184C" w:rsidRPr="000007B6">
        <w:rPr>
          <w:rFonts w:ascii="Arial" w:eastAsia="Times New Roman" w:hAnsi="Arial" w:cs="Arial"/>
          <w:b/>
          <w:color w:val="FF0000"/>
          <w:szCs w:val="24"/>
        </w:rPr>
        <w:t>Fonte</w:t>
      </w:r>
      <w:r w:rsidR="00A7184C" w:rsidRPr="000007B6">
        <w:rPr>
          <w:rFonts w:ascii="Arial" w:eastAsia="Times New Roman" w:hAnsi="Arial" w:cs="Arial"/>
          <w:color w:val="FF0000"/>
          <w:szCs w:val="24"/>
        </w:rPr>
        <w:t xml:space="preserve">: </w:t>
      </w:r>
      <w:proofErr w:type="spellStart"/>
      <w:r w:rsidR="00A93FCD">
        <w:rPr>
          <w:rFonts w:ascii="Arial" w:eastAsia="Times New Roman" w:hAnsi="Arial" w:cs="Arial"/>
          <w:color w:val="FF0000"/>
          <w:szCs w:val="24"/>
        </w:rPr>
        <w:t>Shutterstock</w:t>
      </w:r>
      <w:proofErr w:type="spellEnd"/>
      <w:r w:rsidR="00A93FCD">
        <w:rPr>
          <w:rFonts w:ascii="Arial" w:eastAsia="Times New Roman" w:hAnsi="Arial" w:cs="Arial"/>
          <w:color w:val="FF0000"/>
          <w:szCs w:val="24"/>
        </w:rPr>
        <w:t xml:space="preserve"> (2019)</w:t>
      </w:r>
      <w:r w:rsidR="00462EFD">
        <w:rPr>
          <w:rFonts w:ascii="Arial" w:eastAsia="Times New Roman" w:hAnsi="Arial" w:cs="Arial"/>
          <w:color w:val="FF0000"/>
          <w:szCs w:val="24"/>
        </w:rPr>
        <w:t>,</w:t>
      </w:r>
      <w:r w:rsidR="006E41E3" w:rsidRPr="000007B6">
        <w:rPr>
          <w:rFonts w:ascii="Arial" w:eastAsia="Times New Roman" w:hAnsi="Arial" w:cs="Arial"/>
          <w:color w:val="FF0000"/>
          <w:szCs w:val="24"/>
        </w:rPr>
        <w:t xml:space="preserve"> adaptado por </w:t>
      </w:r>
      <w:proofErr w:type="spellStart"/>
      <w:r w:rsidR="006E41E3" w:rsidRPr="000007B6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="006E41E3" w:rsidRPr="000007B6">
        <w:rPr>
          <w:rFonts w:ascii="Arial" w:eastAsia="Times New Roman" w:hAnsi="Arial" w:cs="Arial"/>
          <w:color w:val="FF0000"/>
          <w:szCs w:val="24"/>
        </w:rPr>
        <w:t>-UFSC (2019).</w:t>
      </w:r>
    </w:p>
    <w:p w14:paraId="0D57FB06" w14:textId="7C783010" w:rsidR="00A7184C" w:rsidRDefault="006E41E3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Nas munições de impacto controlado, ela é fixada</w:t>
      </w:r>
      <w:r w:rsidRPr="00BD2638">
        <w:rPr>
          <w:rFonts w:ascii="Arial" w:eastAsia="Times New Roman" w:hAnsi="Arial" w:cs="Arial"/>
          <w:sz w:val="24"/>
          <w:szCs w:val="24"/>
        </w:rPr>
        <w:t xml:space="preserve"> na base do estojo</w:t>
      </w:r>
      <w:r>
        <w:rPr>
          <w:rFonts w:ascii="Arial" w:eastAsia="Times New Roman" w:hAnsi="Arial" w:cs="Arial"/>
          <w:sz w:val="24"/>
          <w:szCs w:val="24"/>
        </w:rPr>
        <w:t xml:space="preserve"> e</w:t>
      </w:r>
      <w:r w:rsidR="00A93FCD">
        <w:rPr>
          <w:rFonts w:ascii="Arial" w:eastAsia="Times New Roman" w:hAnsi="Arial" w:cs="Arial"/>
          <w:sz w:val="24"/>
          <w:szCs w:val="24"/>
        </w:rPr>
        <w:t>,</w:t>
      </w:r>
      <w:r w:rsidRPr="00BD2638">
        <w:rPr>
          <w:rFonts w:ascii="Arial" w:eastAsia="Times New Roman" w:hAnsi="Arial" w:cs="Arial"/>
          <w:sz w:val="24"/>
          <w:szCs w:val="24"/>
        </w:rPr>
        <w:t xml:space="preserve"> através de pressão e </w:t>
      </w:r>
      <w:r>
        <w:rPr>
          <w:rFonts w:ascii="Arial" w:eastAsia="Times New Roman" w:hAnsi="Arial" w:cs="Arial"/>
          <w:sz w:val="24"/>
          <w:szCs w:val="24"/>
        </w:rPr>
        <w:t xml:space="preserve">do impacto que </w:t>
      </w:r>
      <w:r w:rsidRPr="00BD2638">
        <w:rPr>
          <w:rFonts w:ascii="Arial" w:eastAsia="Times New Roman" w:hAnsi="Arial" w:cs="Arial"/>
          <w:sz w:val="24"/>
          <w:szCs w:val="24"/>
        </w:rPr>
        <w:t xml:space="preserve">ocorre quando ela é comprimida, </w:t>
      </w:r>
      <w:r>
        <w:rPr>
          <w:rFonts w:ascii="Arial" w:eastAsia="Times New Roman" w:hAnsi="Arial" w:cs="Arial"/>
          <w:sz w:val="24"/>
          <w:szCs w:val="24"/>
        </w:rPr>
        <w:t>a</w:t>
      </w:r>
      <w:r w:rsidRPr="00BD2638">
        <w:rPr>
          <w:rFonts w:ascii="Arial" w:eastAsia="Times New Roman" w:hAnsi="Arial" w:cs="Arial"/>
          <w:sz w:val="24"/>
          <w:szCs w:val="24"/>
        </w:rPr>
        <w:t xml:space="preserve"> mistura sensível ao choque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BD2638">
        <w:rPr>
          <w:rFonts w:ascii="Arial" w:eastAsia="Times New Roman" w:hAnsi="Arial" w:cs="Arial"/>
          <w:sz w:val="24"/>
          <w:szCs w:val="24"/>
        </w:rPr>
        <w:t xml:space="preserve">inflama-se e dá início </w:t>
      </w:r>
      <w:r w:rsidR="00FE109F">
        <w:rPr>
          <w:rFonts w:ascii="Arial" w:eastAsia="Times New Roman" w:hAnsi="Arial" w:cs="Arial"/>
          <w:sz w:val="24"/>
          <w:szCs w:val="24"/>
        </w:rPr>
        <w:t>à</w:t>
      </w:r>
      <w:r w:rsidRPr="00BD2638">
        <w:rPr>
          <w:rFonts w:ascii="Arial" w:eastAsia="Times New Roman" w:hAnsi="Arial" w:cs="Arial"/>
          <w:sz w:val="24"/>
          <w:szCs w:val="24"/>
        </w:rPr>
        <w:t xml:space="preserve"> combustão da carga de projeção (pólvora) do cartucho.</w:t>
      </w:r>
    </w:p>
    <w:p w14:paraId="502AE71E" w14:textId="480CE8CD" w:rsidR="006E41E3" w:rsidRPr="00BD2638" w:rsidRDefault="006E41E3" w:rsidP="006E41E3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 xml:space="preserve"> </w:t>
      </w:r>
      <w:r w:rsidR="00462EFD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92049C9" wp14:editId="5BBB8C3E">
            <wp:extent cx="5076825" cy="2909192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649" cy="2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CF78" w14:textId="29D8CED3" w:rsidR="005934BD" w:rsidRPr="000007B6" w:rsidRDefault="005934BD" w:rsidP="000007B6">
      <w:pPr>
        <w:spacing w:after="0"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hAnsi="Arial" w:cs="Arial"/>
          <w:b/>
          <w:color w:val="FF0000"/>
          <w:szCs w:val="24"/>
        </w:rPr>
        <w:t xml:space="preserve">Figura </w:t>
      </w:r>
      <w:r w:rsidR="00424E2F" w:rsidRPr="000007B6">
        <w:rPr>
          <w:rFonts w:ascii="Arial" w:hAnsi="Arial" w:cs="Arial"/>
          <w:b/>
          <w:color w:val="FF0000"/>
          <w:szCs w:val="24"/>
        </w:rPr>
        <w:t>6</w:t>
      </w:r>
      <w:r w:rsidRPr="000007B6">
        <w:rPr>
          <w:rFonts w:ascii="Arial" w:hAnsi="Arial" w:cs="Arial"/>
          <w:color w:val="FF0000"/>
          <w:szCs w:val="24"/>
        </w:rPr>
        <w:t xml:space="preserve">: Pólvora ou carga de projeção. </w:t>
      </w:r>
      <w:r w:rsidRPr="000007B6">
        <w:rPr>
          <w:rFonts w:ascii="Arial" w:hAnsi="Arial" w:cs="Arial"/>
          <w:b/>
          <w:color w:val="FF0000"/>
          <w:szCs w:val="24"/>
        </w:rPr>
        <w:t>Fonte</w:t>
      </w:r>
      <w:r w:rsidRPr="000007B6">
        <w:rPr>
          <w:rFonts w:ascii="Arial" w:hAnsi="Arial" w:cs="Arial"/>
          <w:color w:val="FF0000"/>
          <w:szCs w:val="24"/>
        </w:rPr>
        <w:t xml:space="preserve">: </w:t>
      </w:r>
      <w:r w:rsidR="00A24EB2">
        <w:rPr>
          <w:rFonts w:ascii="Arial" w:hAnsi="Arial" w:cs="Arial"/>
          <w:color w:val="FF0000"/>
          <w:szCs w:val="24"/>
        </w:rPr>
        <w:t>Rocha (2019)</w:t>
      </w:r>
      <w:r w:rsidR="00462EFD" w:rsidRPr="00462EFD">
        <w:rPr>
          <w:rFonts w:ascii="Arial" w:hAnsi="Arial" w:cs="Arial"/>
          <w:color w:val="FF0000"/>
          <w:szCs w:val="24"/>
        </w:rPr>
        <w:t xml:space="preserve">, </w:t>
      </w:r>
      <w:r w:rsidRPr="000007B6">
        <w:rPr>
          <w:rFonts w:ascii="Arial" w:hAnsi="Arial" w:cs="Arial"/>
          <w:color w:val="FF0000"/>
          <w:szCs w:val="24"/>
        </w:rPr>
        <w:t xml:space="preserve">adaptado </w:t>
      </w:r>
      <w:proofErr w:type="spellStart"/>
      <w:r w:rsidRPr="000007B6">
        <w:rPr>
          <w:rFonts w:ascii="Arial" w:hAnsi="Arial" w:cs="Arial"/>
          <w:color w:val="FF0000"/>
          <w:szCs w:val="24"/>
        </w:rPr>
        <w:t>labSEAD</w:t>
      </w:r>
      <w:proofErr w:type="spellEnd"/>
      <w:r w:rsidRPr="000007B6">
        <w:rPr>
          <w:rFonts w:ascii="Arial" w:hAnsi="Arial" w:cs="Arial"/>
          <w:color w:val="FF0000"/>
          <w:szCs w:val="24"/>
        </w:rPr>
        <w:t>-UFSC (2019)</w:t>
      </w:r>
      <w:r w:rsidR="001E6DEB" w:rsidRPr="000007B6">
        <w:rPr>
          <w:rFonts w:ascii="Arial" w:hAnsi="Arial" w:cs="Arial"/>
          <w:color w:val="FF0000"/>
          <w:szCs w:val="24"/>
        </w:rPr>
        <w:t>.</w:t>
      </w:r>
    </w:p>
    <w:p w14:paraId="6E18B931" w14:textId="77777777" w:rsidR="00CE7D23" w:rsidRPr="000007B6" w:rsidRDefault="00CE7D23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28CCB43A" w14:textId="7D83359D" w:rsidR="006E41E3" w:rsidRDefault="005934BD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 pólvora é</w:t>
      </w:r>
      <w:r w:rsidRPr="00BD2638">
        <w:rPr>
          <w:rFonts w:ascii="Arial" w:eastAsia="Times New Roman" w:hAnsi="Arial" w:cs="Arial"/>
          <w:sz w:val="24"/>
          <w:szCs w:val="24"/>
        </w:rPr>
        <w:t xml:space="preserve"> um </w:t>
      </w:r>
      <w:r>
        <w:rPr>
          <w:rFonts w:ascii="Arial" w:eastAsia="Times New Roman" w:hAnsi="Arial" w:cs="Arial"/>
          <w:sz w:val="24"/>
          <w:szCs w:val="24"/>
        </w:rPr>
        <w:t>material altamente inflamável,</w:t>
      </w:r>
      <w:r w:rsidRPr="00BD2638">
        <w:rPr>
          <w:rFonts w:ascii="Arial" w:eastAsia="Times New Roman" w:hAnsi="Arial" w:cs="Arial"/>
          <w:sz w:val="24"/>
          <w:szCs w:val="24"/>
        </w:rPr>
        <w:t xml:space="preserve"> sólido</w:t>
      </w:r>
      <w:r>
        <w:rPr>
          <w:rFonts w:ascii="Arial" w:eastAsia="Times New Roman" w:hAnsi="Arial" w:cs="Arial"/>
          <w:sz w:val="24"/>
          <w:szCs w:val="24"/>
        </w:rPr>
        <w:t>,</w:t>
      </w:r>
      <w:r w:rsidRPr="00BD2638">
        <w:rPr>
          <w:rFonts w:ascii="Arial" w:eastAsia="Times New Roman" w:hAnsi="Arial" w:cs="Arial"/>
          <w:sz w:val="24"/>
          <w:szCs w:val="24"/>
        </w:rPr>
        <w:t xml:space="preserve"> que possui queima controlada e progressiva</w:t>
      </w:r>
      <w:r>
        <w:rPr>
          <w:rFonts w:ascii="Arial" w:eastAsia="Times New Roman" w:hAnsi="Arial" w:cs="Arial"/>
          <w:sz w:val="24"/>
          <w:szCs w:val="24"/>
        </w:rPr>
        <w:t>.</w:t>
      </w:r>
      <w:r w:rsidRPr="00BD2638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Ao</w:t>
      </w:r>
      <w:r w:rsidRPr="00BD2638">
        <w:rPr>
          <w:rFonts w:ascii="Arial" w:eastAsia="Times New Roman" w:hAnsi="Arial" w:cs="Arial"/>
          <w:sz w:val="24"/>
          <w:szCs w:val="24"/>
        </w:rPr>
        <w:t xml:space="preserve"> queimar</w:t>
      </w:r>
      <w:r>
        <w:rPr>
          <w:rFonts w:ascii="Arial" w:eastAsia="Times New Roman" w:hAnsi="Arial" w:cs="Arial"/>
          <w:sz w:val="24"/>
          <w:szCs w:val="24"/>
        </w:rPr>
        <w:t>, a pólvora</w:t>
      </w:r>
      <w:r w:rsidRPr="00BD2638">
        <w:rPr>
          <w:rFonts w:ascii="Arial" w:eastAsia="Times New Roman" w:hAnsi="Arial" w:cs="Arial"/>
          <w:sz w:val="24"/>
          <w:szCs w:val="24"/>
        </w:rPr>
        <w:t xml:space="preserve"> gera gases </w:t>
      </w:r>
      <w:r>
        <w:rPr>
          <w:rFonts w:ascii="Arial" w:eastAsia="Times New Roman" w:hAnsi="Arial" w:cs="Arial"/>
          <w:sz w:val="24"/>
          <w:szCs w:val="24"/>
        </w:rPr>
        <w:t>em</w:t>
      </w:r>
      <w:r w:rsidRPr="00BD2638">
        <w:rPr>
          <w:rFonts w:ascii="Arial" w:eastAsia="Times New Roman" w:hAnsi="Arial" w:cs="Arial"/>
          <w:sz w:val="24"/>
          <w:szCs w:val="24"/>
        </w:rPr>
        <w:t xml:space="preserve"> velocidade muito </w:t>
      </w:r>
      <w:r w:rsidRPr="005934BD">
        <w:rPr>
          <w:rFonts w:ascii="Arial" w:eastAsia="Times New Roman" w:hAnsi="Arial" w:cs="Arial"/>
          <w:sz w:val="24"/>
          <w:szCs w:val="24"/>
        </w:rPr>
        <w:t xml:space="preserve">rápida, </w:t>
      </w:r>
      <w:r w:rsidRPr="00C65A87">
        <w:rPr>
          <w:rFonts w:ascii="Arial" w:eastAsia="Times New Roman" w:hAnsi="Arial" w:cs="Arial"/>
          <w:sz w:val="24"/>
          <w:szCs w:val="24"/>
        </w:rPr>
        <w:t>com volume alto</w:t>
      </w:r>
      <w:r w:rsidR="008D0F33">
        <w:rPr>
          <w:rFonts w:ascii="Arial" w:eastAsia="Times New Roman" w:hAnsi="Arial" w:cs="Arial"/>
          <w:sz w:val="24"/>
          <w:szCs w:val="24"/>
        </w:rPr>
        <w:t>. M</w:t>
      </w:r>
      <w:r w:rsidRPr="00C65A87">
        <w:rPr>
          <w:rFonts w:ascii="Arial" w:eastAsia="Times New Roman" w:hAnsi="Arial" w:cs="Arial"/>
          <w:sz w:val="24"/>
          <w:szCs w:val="24"/>
        </w:rPr>
        <w:t>ediante esta ação, os projéteis são expulsos do interior do cano dos respectivos armamentos.</w:t>
      </w:r>
    </w:p>
    <w:p w14:paraId="6F0EB9BB" w14:textId="77777777" w:rsidR="00B63B77" w:rsidRDefault="00B63B77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24D575D2" w14:textId="1DA8A8B0" w:rsidR="005934BD" w:rsidRPr="000007B6" w:rsidRDefault="0015601D" w:rsidP="000007B6">
      <w:pPr>
        <w:spacing w:line="360" w:lineRule="auto"/>
        <w:ind w:leftChars="0" w:left="0" w:firstLineChars="0" w:firstLine="0"/>
        <w:jc w:val="both"/>
        <w:rPr>
          <w:rFonts w:ascii="Arial" w:hAnsi="Arial" w:cs="Arial"/>
          <w:b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&lt;H3&gt;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Projéteis e buchas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&lt;/H3&gt;</w:t>
      </w:r>
    </w:p>
    <w:p w14:paraId="72C57533" w14:textId="2D43C425" w:rsidR="00664201" w:rsidRPr="000007B6" w:rsidRDefault="005934BD" w:rsidP="00C65A87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hAnsi="Arial" w:cs="Arial"/>
          <w:sz w:val="24"/>
          <w:szCs w:val="24"/>
        </w:rPr>
        <w:t>O p</w:t>
      </w:r>
      <w:r>
        <w:rPr>
          <w:rFonts w:ascii="Arial" w:hAnsi="Arial" w:cs="Arial"/>
          <w:sz w:val="24"/>
          <w:szCs w:val="24"/>
        </w:rPr>
        <w:t xml:space="preserve">rojétil </w:t>
      </w:r>
      <w:r w:rsidR="007C617E">
        <w:rPr>
          <w:rFonts w:ascii="Arial" w:hAnsi="Arial" w:cs="Arial"/>
          <w:sz w:val="24"/>
          <w:szCs w:val="24"/>
        </w:rPr>
        <w:t xml:space="preserve">(normalmente conhecidos como </w:t>
      </w:r>
      <w:r w:rsidR="00CE7D23">
        <w:rPr>
          <w:rFonts w:ascii="Arial" w:hAnsi="Arial" w:cs="Arial"/>
          <w:sz w:val="24"/>
          <w:szCs w:val="24"/>
        </w:rPr>
        <w:t>“</w:t>
      </w:r>
      <w:r w:rsidR="007C617E">
        <w:rPr>
          <w:rFonts w:ascii="Arial" w:hAnsi="Arial" w:cs="Arial"/>
          <w:sz w:val="24"/>
          <w:szCs w:val="24"/>
        </w:rPr>
        <w:t>bala</w:t>
      </w:r>
      <w:r w:rsidR="00CE7D23">
        <w:rPr>
          <w:rFonts w:ascii="Arial" w:hAnsi="Arial" w:cs="Arial"/>
          <w:sz w:val="24"/>
          <w:szCs w:val="24"/>
        </w:rPr>
        <w:t>”</w:t>
      </w:r>
      <w:r w:rsidR="007C617E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é </w:t>
      </w:r>
      <w:r w:rsidR="00AE0B2C">
        <w:rPr>
          <w:rFonts w:ascii="Arial" w:hAnsi="Arial" w:cs="Arial"/>
          <w:sz w:val="24"/>
          <w:szCs w:val="24"/>
        </w:rPr>
        <w:t xml:space="preserve">um objeto sólido </w:t>
      </w:r>
      <w:r w:rsidR="00AE0B2C" w:rsidRPr="00AE0B2C">
        <w:rPr>
          <w:rFonts w:ascii="Arial" w:hAnsi="Arial" w:cs="Arial"/>
          <w:sz w:val="24"/>
          <w:szCs w:val="24"/>
        </w:rPr>
        <w:t>que se move no espaço, abandona</w:t>
      </w:r>
      <w:r w:rsidR="00AE0B2C">
        <w:rPr>
          <w:rFonts w:ascii="Arial" w:hAnsi="Arial" w:cs="Arial"/>
          <w:sz w:val="24"/>
          <w:szCs w:val="24"/>
        </w:rPr>
        <w:t>n</w:t>
      </w:r>
      <w:r w:rsidR="00AE0B2C" w:rsidRPr="00AE0B2C">
        <w:rPr>
          <w:rFonts w:ascii="Arial" w:hAnsi="Arial" w:cs="Arial"/>
          <w:sz w:val="24"/>
          <w:szCs w:val="24"/>
        </w:rPr>
        <w:t xml:space="preserve">do </w:t>
      </w:r>
      <w:r w:rsidR="00AE0B2C">
        <w:rPr>
          <w:rFonts w:ascii="Arial" w:hAnsi="Arial" w:cs="Arial"/>
          <w:sz w:val="24"/>
          <w:szCs w:val="24"/>
        </w:rPr>
        <w:t xml:space="preserve">sua base </w:t>
      </w:r>
      <w:r w:rsidR="00AE0B2C" w:rsidRPr="00AE0B2C">
        <w:rPr>
          <w:rFonts w:ascii="Arial" w:hAnsi="Arial" w:cs="Arial"/>
          <w:sz w:val="24"/>
          <w:szCs w:val="24"/>
        </w:rPr>
        <w:t>d</w:t>
      </w:r>
      <w:r w:rsidR="00AE0B2C">
        <w:rPr>
          <w:rFonts w:ascii="Arial" w:hAnsi="Arial" w:cs="Arial"/>
          <w:sz w:val="24"/>
          <w:szCs w:val="24"/>
        </w:rPr>
        <w:t>epois de haver recebido impulso</w:t>
      </w:r>
      <w:r w:rsidR="00CE7D23">
        <w:rPr>
          <w:rFonts w:ascii="Arial" w:hAnsi="Arial" w:cs="Arial"/>
          <w:sz w:val="24"/>
          <w:szCs w:val="24"/>
        </w:rPr>
        <w:t>. E</w:t>
      </w:r>
      <w:r w:rsidR="00AE0B2C">
        <w:rPr>
          <w:rFonts w:ascii="Arial" w:hAnsi="Arial" w:cs="Arial"/>
          <w:sz w:val="24"/>
          <w:szCs w:val="24"/>
        </w:rPr>
        <w:t>m outras palavras, o projétil é a única parte da munição que sairá da arma.</w:t>
      </w:r>
      <w:r>
        <w:rPr>
          <w:rFonts w:ascii="Arial" w:hAnsi="Arial" w:cs="Arial"/>
          <w:sz w:val="24"/>
          <w:szCs w:val="24"/>
        </w:rPr>
        <w:t xml:space="preserve"> Ele encontra-se preso na ponta do estojo, e quando há o disparo (inflamação da pólvora), o projétil </w:t>
      </w:r>
      <w:r w:rsidR="00AE0B2C">
        <w:rPr>
          <w:rFonts w:ascii="Arial" w:hAnsi="Arial" w:cs="Arial"/>
          <w:sz w:val="24"/>
          <w:szCs w:val="24"/>
        </w:rPr>
        <w:t xml:space="preserve">é lançado no alvo. </w:t>
      </w:r>
    </w:p>
    <w:p w14:paraId="1C2E1805" w14:textId="0B732208" w:rsidR="00664201" w:rsidRDefault="00AE0B2C" w:rsidP="000007B6">
      <w:pPr>
        <w:spacing w:after="0" w:line="360" w:lineRule="auto"/>
        <w:ind w:left="0" w:hanging="2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5773492" wp14:editId="0661AA7D">
            <wp:extent cx="2720148" cy="1813432"/>
            <wp:effectExtent l="0" t="0" r="4445" b="0"/>
            <wp:docPr id="30" name="Imagem 30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61" cy="181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182"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875EC2B" wp14:editId="3EF20D3B">
            <wp:extent cx="2019300" cy="30575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9B6" w14:textId="0FD19AD8" w:rsidR="00664201" w:rsidRPr="000007B6" w:rsidRDefault="00AE0B2C" w:rsidP="000007B6">
      <w:pPr>
        <w:spacing w:after="0" w:line="240" w:lineRule="auto"/>
        <w:ind w:left="0" w:hanging="2"/>
        <w:jc w:val="both"/>
        <w:rPr>
          <w:rFonts w:ascii="Arial" w:eastAsia="Times New Roman" w:hAnsi="Arial" w:cs="Arial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Cs w:val="24"/>
        </w:rPr>
        <w:t xml:space="preserve">Figura </w:t>
      </w:r>
      <w:r w:rsidR="00424E2F" w:rsidRPr="000007B6">
        <w:rPr>
          <w:rFonts w:ascii="Arial" w:eastAsia="Times New Roman" w:hAnsi="Arial" w:cs="Arial"/>
          <w:b/>
          <w:color w:val="FF0000"/>
          <w:szCs w:val="24"/>
        </w:rPr>
        <w:t>7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: </w:t>
      </w:r>
      <w:r w:rsidR="00930F55" w:rsidRPr="000007B6">
        <w:rPr>
          <w:rFonts w:ascii="Arial" w:eastAsia="Times New Roman" w:hAnsi="Arial" w:cs="Arial"/>
          <w:color w:val="FF0000"/>
          <w:szCs w:val="24"/>
        </w:rPr>
        <w:t>Projétil de elastômer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o. </w:t>
      </w:r>
      <w:r w:rsidR="00930F55" w:rsidRPr="000007B6">
        <w:rPr>
          <w:rFonts w:ascii="Arial" w:eastAsia="Times New Roman" w:hAnsi="Arial" w:cs="Arial"/>
          <w:b/>
          <w:color w:val="FF0000"/>
          <w:szCs w:val="24"/>
        </w:rPr>
        <w:t>Fonte</w:t>
      </w:r>
      <w:r w:rsidR="00930F55" w:rsidRPr="000007B6">
        <w:rPr>
          <w:rFonts w:ascii="Arial" w:eastAsia="Times New Roman" w:hAnsi="Arial" w:cs="Arial"/>
          <w:color w:val="FF0000"/>
          <w:szCs w:val="24"/>
        </w:rPr>
        <w:t>: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r w:rsidR="00A24EB2">
        <w:rPr>
          <w:rFonts w:ascii="Arial" w:eastAsia="Times New Roman" w:hAnsi="Arial" w:cs="Arial"/>
          <w:color w:val="FF0000"/>
          <w:szCs w:val="24"/>
        </w:rPr>
        <w:t>Rocha (2019)</w:t>
      </w:r>
      <w:r w:rsidR="008D0F33">
        <w:rPr>
          <w:rFonts w:ascii="Arial" w:eastAsia="Times New Roman" w:hAnsi="Arial" w:cs="Arial"/>
          <w:color w:val="FF0000"/>
          <w:szCs w:val="24"/>
        </w:rPr>
        <w:t>,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 adaptado por </w:t>
      </w:r>
      <w:proofErr w:type="spellStart"/>
      <w:r w:rsidRPr="000007B6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Pr="000007B6">
        <w:rPr>
          <w:rFonts w:ascii="Arial" w:eastAsia="Times New Roman" w:hAnsi="Arial" w:cs="Arial"/>
          <w:color w:val="FF0000"/>
          <w:szCs w:val="24"/>
        </w:rPr>
        <w:t>-UFSC (2019).</w:t>
      </w:r>
      <w:r w:rsidR="00930F55" w:rsidRPr="000007B6">
        <w:rPr>
          <w:rFonts w:ascii="Arial" w:eastAsia="Times New Roman" w:hAnsi="Arial" w:cs="Arial"/>
          <w:szCs w:val="24"/>
        </w:rPr>
        <w:t xml:space="preserve"> </w:t>
      </w:r>
    </w:p>
    <w:p w14:paraId="27E1EC5A" w14:textId="77777777" w:rsidR="00B63B77" w:rsidRPr="000007B6" w:rsidRDefault="00B63B77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63DDD5F6" w14:textId="3B3A8E02" w:rsidR="007C617E" w:rsidRDefault="00930F55" w:rsidP="00C65A87">
      <w:pPr>
        <w:spacing w:line="360" w:lineRule="auto"/>
        <w:ind w:left="0" w:hanging="2"/>
        <w:jc w:val="both"/>
        <w:rPr>
          <w:ins w:id="22" w:author="Marielly Agatha" w:date="2019-11-20T13:47:00Z"/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ab/>
      </w:r>
      <w:r w:rsidR="00E2007B">
        <w:rPr>
          <w:rFonts w:ascii="Arial" w:eastAsia="Times New Roman" w:hAnsi="Arial" w:cs="Arial"/>
          <w:sz w:val="24"/>
          <w:szCs w:val="24"/>
        </w:rPr>
        <w:t>Quando usamos uma arma para lançarmos uma munição, é o sistema interno de combustão da pólvora e expansão</w:t>
      </w:r>
      <w:r w:rsidR="001E6DEB">
        <w:rPr>
          <w:rFonts w:ascii="Arial" w:eastAsia="Times New Roman" w:hAnsi="Arial" w:cs="Arial"/>
          <w:sz w:val="24"/>
          <w:szCs w:val="24"/>
        </w:rPr>
        <w:t xml:space="preserve"> dos gases</w:t>
      </w:r>
      <w:r w:rsidR="00E2007B">
        <w:rPr>
          <w:rFonts w:ascii="Arial" w:eastAsia="Times New Roman" w:hAnsi="Arial" w:cs="Arial"/>
          <w:sz w:val="24"/>
          <w:szCs w:val="24"/>
        </w:rPr>
        <w:t xml:space="preserve"> que</w:t>
      </w:r>
      <w:r w:rsidR="00424E2F">
        <w:rPr>
          <w:rFonts w:ascii="Arial" w:eastAsia="Times New Roman" w:hAnsi="Arial" w:cs="Arial"/>
          <w:sz w:val="24"/>
          <w:szCs w:val="24"/>
        </w:rPr>
        <w:t xml:space="preserve"> </w:t>
      </w:r>
      <w:r w:rsidR="007C617E">
        <w:rPr>
          <w:rFonts w:ascii="Arial" w:eastAsia="Times New Roman" w:hAnsi="Arial" w:cs="Arial"/>
          <w:sz w:val="24"/>
          <w:szCs w:val="24"/>
        </w:rPr>
        <w:t>faz c</w:t>
      </w:r>
      <w:r w:rsidR="00E2007B">
        <w:rPr>
          <w:rFonts w:ascii="Arial" w:eastAsia="Times New Roman" w:hAnsi="Arial" w:cs="Arial"/>
          <w:sz w:val="24"/>
          <w:szCs w:val="24"/>
        </w:rPr>
        <w:t>om que o projétil seja lançado, e o que separa o projétil des</w:t>
      </w:r>
      <w:r w:rsidR="00A93FCD">
        <w:rPr>
          <w:rFonts w:ascii="Arial" w:eastAsia="Times New Roman" w:hAnsi="Arial" w:cs="Arial"/>
          <w:sz w:val="24"/>
          <w:szCs w:val="24"/>
        </w:rPr>
        <w:t>s</w:t>
      </w:r>
      <w:r w:rsidR="00E2007B">
        <w:rPr>
          <w:rFonts w:ascii="Arial" w:eastAsia="Times New Roman" w:hAnsi="Arial" w:cs="Arial"/>
          <w:sz w:val="24"/>
          <w:szCs w:val="24"/>
        </w:rPr>
        <w:t xml:space="preserve">es gases </w:t>
      </w:r>
      <w:r w:rsidR="007C617E">
        <w:rPr>
          <w:rFonts w:ascii="Arial" w:eastAsia="Times New Roman" w:hAnsi="Arial" w:cs="Arial"/>
          <w:sz w:val="24"/>
          <w:szCs w:val="24"/>
        </w:rPr>
        <w:t xml:space="preserve">é a </w:t>
      </w:r>
      <w:r w:rsidR="007C617E" w:rsidRPr="000007B6">
        <w:rPr>
          <w:rFonts w:ascii="Arial" w:eastAsia="Times New Roman" w:hAnsi="Arial" w:cs="Arial"/>
          <w:b/>
          <w:sz w:val="24"/>
          <w:szCs w:val="24"/>
        </w:rPr>
        <w:t>b</w:t>
      </w:r>
      <w:r w:rsidR="00424E2F" w:rsidRPr="00E2007B">
        <w:rPr>
          <w:rFonts w:ascii="Arial" w:eastAsia="Times New Roman" w:hAnsi="Arial" w:cs="Arial"/>
          <w:b/>
          <w:sz w:val="24"/>
          <w:szCs w:val="24"/>
        </w:rPr>
        <w:t>ucha</w:t>
      </w:r>
      <w:r w:rsidR="007C617E">
        <w:rPr>
          <w:rFonts w:ascii="Arial" w:eastAsia="Times New Roman" w:hAnsi="Arial" w:cs="Arial"/>
          <w:sz w:val="24"/>
          <w:szCs w:val="24"/>
        </w:rPr>
        <w:t>.</w:t>
      </w:r>
      <w:r w:rsidR="001E6DEB">
        <w:rPr>
          <w:rFonts w:ascii="Arial" w:eastAsia="Times New Roman" w:hAnsi="Arial" w:cs="Arial"/>
          <w:sz w:val="24"/>
          <w:szCs w:val="24"/>
        </w:rPr>
        <w:t xml:space="preserve"> </w:t>
      </w:r>
      <w:r w:rsidR="00E2007B">
        <w:rPr>
          <w:rFonts w:ascii="Arial" w:eastAsia="Times New Roman" w:hAnsi="Arial" w:cs="Arial"/>
          <w:sz w:val="24"/>
          <w:szCs w:val="24"/>
        </w:rPr>
        <w:t>Em outras palavras</w:t>
      </w:r>
      <w:r w:rsidR="001E6DEB">
        <w:rPr>
          <w:rFonts w:ascii="Arial" w:eastAsia="Times New Roman" w:hAnsi="Arial" w:cs="Arial"/>
          <w:sz w:val="24"/>
          <w:szCs w:val="24"/>
        </w:rPr>
        <w:t>, a bucha é</w:t>
      </w:r>
      <w:r w:rsidR="001E6DEB" w:rsidRPr="002C474E">
        <w:rPr>
          <w:rFonts w:ascii="Arial" w:eastAsia="Times New Roman" w:hAnsi="Arial" w:cs="Arial"/>
          <w:sz w:val="24"/>
          <w:szCs w:val="24"/>
        </w:rPr>
        <w:t xml:space="preserve"> </w:t>
      </w:r>
      <w:r w:rsidR="00A93FCD">
        <w:rPr>
          <w:rFonts w:ascii="Arial" w:eastAsia="Times New Roman" w:hAnsi="Arial" w:cs="Arial"/>
          <w:sz w:val="24"/>
          <w:szCs w:val="24"/>
        </w:rPr>
        <w:t xml:space="preserve">um </w:t>
      </w:r>
      <w:r w:rsidR="001E6DEB">
        <w:rPr>
          <w:rFonts w:ascii="Arial" w:eastAsia="Times New Roman" w:hAnsi="Arial" w:cs="Arial"/>
          <w:sz w:val="24"/>
          <w:szCs w:val="24"/>
        </w:rPr>
        <w:t>pequeno disco que serve para</w:t>
      </w:r>
      <w:r w:rsidR="001E6DEB" w:rsidRPr="00C65A87">
        <w:rPr>
          <w:rFonts w:ascii="Arial" w:eastAsia="Times New Roman" w:hAnsi="Arial" w:cs="Arial"/>
          <w:sz w:val="24"/>
          <w:szCs w:val="24"/>
        </w:rPr>
        <w:t xml:space="preserve"> </w:t>
      </w:r>
      <w:r w:rsidR="002418AF" w:rsidRPr="00C65A87">
        <w:rPr>
          <w:rFonts w:ascii="Arial" w:eastAsia="Times New Roman" w:hAnsi="Arial" w:cs="Arial"/>
          <w:sz w:val="24"/>
          <w:szCs w:val="24"/>
        </w:rPr>
        <w:t xml:space="preserve">vedar </w:t>
      </w:r>
      <w:r w:rsidR="00E2007B">
        <w:rPr>
          <w:rFonts w:ascii="Arial" w:eastAsia="Times New Roman" w:hAnsi="Arial" w:cs="Arial"/>
          <w:sz w:val="24"/>
          <w:szCs w:val="24"/>
        </w:rPr>
        <w:t>os gases, mantendo</w:t>
      </w:r>
      <w:r w:rsidR="00A93FCD">
        <w:rPr>
          <w:rFonts w:ascii="Arial" w:eastAsia="Times New Roman" w:hAnsi="Arial" w:cs="Arial"/>
          <w:sz w:val="24"/>
          <w:szCs w:val="24"/>
        </w:rPr>
        <w:t>-os</w:t>
      </w:r>
      <w:r w:rsidR="00E2007B">
        <w:rPr>
          <w:rFonts w:ascii="Arial" w:eastAsia="Times New Roman" w:hAnsi="Arial" w:cs="Arial"/>
          <w:sz w:val="24"/>
          <w:szCs w:val="24"/>
        </w:rPr>
        <w:t xml:space="preserve"> dentro do estojo, e conduz o projétil, lançando-o para fora.</w:t>
      </w:r>
    </w:p>
    <w:p w14:paraId="6784C73E" w14:textId="1CBD0C51" w:rsidR="0011176B" w:rsidRDefault="0011176B" w:rsidP="00C65A87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ins w:id="23" w:author="Marielly Agatha" w:date="2019-11-20T13:47:00Z">
        <w:r>
          <w:rPr>
            <w:rFonts w:ascii="Arial" w:eastAsia="Times New Roman" w:hAnsi="Arial" w:cs="Arial"/>
            <w:sz w:val="24"/>
            <w:szCs w:val="24"/>
          </w:rPr>
          <w:t>Clique na imagem abaixo e veja como funciona a acomodaç</w:t>
        </w:r>
      </w:ins>
      <w:ins w:id="24" w:author="Marielly Agatha" w:date="2019-11-20T13:48:00Z">
        <w:r>
          <w:rPr>
            <w:rFonts w:ascii="Arial" w:eastAsia="Times New Roman" w:hAnsi="Arial" w:cs="Arial"/>
            <w:sz w:val="24"/>
            <w:szCs w:val="24"/>
          </w:rPr>
          <w:t>ão da bucha dentro do estojo das munições de impacto controlado.</w:t>
        </w:r>
      </w:ins>
    </w:p>
    <w:p w14:paraId="48279172" w14:textId="77777777" w:rsidR="0098702A" w:rsidRDefault="0098702A" w:rsidP="00C65A87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359B6261" w14:textId="027FFA6A" w:rsidR="007C617E" w:rsidRPr="00BD2638" w:rsidRDefault="002418AF" w:rsidP="007C617E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commentRangeStart w:id="25"/>
      <w:r w:rsidRPr="000007B6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78EFC4C0" wp14:editId="58C87ADA">
            <wp:extent cx="2921289" cy="2486025"/>
            <wp:effectExtent l="0" t="0" r="0" b="0"/>
            <wp:docPr id="1043" name="Imagem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80" cy="248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>
        <w:rPr>
          <w:rStyle w:val="Refdecomentrio"/>
        </w:rPr>
        <w:commentReference w:id="25"/>
      </w:r>
      <w:r w:rsidR="007C617E" w:rsidRPr="007C617E">
        <w:rPr>
          <w:rFonts w:ascii="Arial" w:eastAsia="Times New Roman" w:hAnsi="Arial" w:cs="Arial"/>
          <w:sz w:val="24"/>
          <w:szCs w:val="24"/>
        </w:rPr>
        <w:t xml:space="preserve"> </w:t>
      </w:r>
      <w:r w:rsidR="007C617E">
        <w:rPr>
          <w:noProof/>
          <w:lang w:eastAsia="pt-BR"/>
        </w:rPr>
        <w:drawing>
          <wp:inline distT="0" distB="0" distL="0" distR="0" wp14:anchorId="131F71C7" wp14:editId="76FD196F">
            <wp:extent cx="2174581" cy="2174581"/>
            <wp:effectExtent l="0" t="0" r="0" b="0"/>
            <wp:docPr id="1025" name="Imagem 1025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71" cy="218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6" w:name="_GoBack"/>
      <w:bookmarkEnd w:id="26"/>
    </w:p>
    <w:p w14:paraId="71CF5145" w14:textId="053EC448" w:rsidR="007C617E" w:rsidRDefault="007C617E" w:rsidP="000007B6">
      <w:pPr>
        <w:spacing w:after="0" w:line="240" w:lineRule="auto"/>
        <w:ind w:leftChars="0" w:left="0" w:firstLineChars="0" w:firstLine="0"/>
        <w:jc w:val="both"/>
        <w:rPr>
          <w:ins w:id="27" w:author="Cíntia" w:date="2019-11-20T13:39:00Z"/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Cs w:val="24"/>
        </w:rPr>
        <w:lastRenderedPageBreak/>
        <w:t>Figura 8</w:t>
      </w:r>
      <w:r w:rsidRPr="000007B6">
        <w:rPr>
          <w:rFonts w:ascii="Arial" w:eastAsia="Times New Roman" w:hAnsi="Arial" w:cs="Arial"/>
          <w:color w:val="FF0000"/>
          <w:szCs w:val="24"/>
        </w:rPr>
        <w:t>: Buchas de munição de elastômero no cal</w:t>
      </w:r>
      <w:r w:rsidR="0024261C">
        <w:rPr>
          <w:rFonts w:ascii="Arial" w:eastAsia="Times New Roman" w:hAnsi="Arial" w:cs="Arial"/>
          <w:color w:val="FF0000"/>
          <w:szCs w:val="24"/>
        </w:rPr>
        <w:t>ibre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 12. </w:t>
      </w:r>
      <w:r w:rsidRPr="000007B6">
        <w:rPr>
          <w:rFonts w:ascii="Arial" w:eastAsia="Times New Roman" w:hAnsi="Arial" w:cs="Arial"/>
          <w:b/>
          <w:color w:val="FF0000"/>
          <w:szCs w:val="24"/>
        </w:rPr>
        <w:t>Fonte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: </w:t>
      </w:r>
      <w:r w:rsidR="0024261C">
        <w:rPr>
          <w:rFonts w:ascii="Arial" w:eastAsia="Times New Roman" w:hAnsi="Arial" w:cs="Arial"/>
          <w:color w:val="FF0000"/>
          <w:szCs w:val="24"/>
        </w:rPr>
        <w:t>Rocha (2019)</w:t>
      </w:r>
      <w:r w:rsidR="008D0F33">
        <w:rPr>
          <w:rFonts w:ascii="Arial" w:eastAsia="Times New Roman" w:hAnsi="Arial" w:cs="Arial"/>
          <w:color w:val="FF0000"/>
          <w:szCs w:val="24"/>
        </w:rPr>
        <w:t>,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 adaptado por </w:t>
      </w:r>
      <w:proofErr w:type="spellStart"/>
      <w:r w:rsidRPr="000007B6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Pr="000007B6">
        <w:rPr>
          <w:rFonts w:ascii="Arial" w:eastAsia="Times New Roman" w:hAnsi="Arial" w:cs="Arial"/>
          <w:color w:val="FF0000"/>
          <w:szCs w:val="24"/>
        </w:rPr>
        <w:t>-UFSC (2019).</w:t>
      </w:r>
    </w:p>
    <w:p w14:paraId="60DF92D8" w14:textId="77777777" w:rsidR="009801C9" w:rsidRPr="000007B6" w:rsidRDefault="009801C9" w:rsidP="000007B6">
      <w:pPr>
        <w:spacing w:after="0" w:line="240" w:lineRule="auto"/>
        <w:ind w:leftChars="0" w:left="0" w:firstLineChars="0" w:firstLine="0"/>
        <w:jc w:val="both"/>
        <w:rPr>
          <w:rFonts w:ascii="Arial" w:eastAsia="Times New Roman" w:hAnsi="Arial" w:cs="Arial"/>
          <w:color w:val="FF0000"/>
          <w:szCs w:val="24"/>
        </w:rPr>
      </w:pPr>
    </w:p>
    <w:p w14:paraId="1B92A62F" w14:textId="7571D588" w:rsidR="007417C6" w:rsidRDefault="003271C2" w:rsidP="000007B6">
      <w:pPr>
        <w:suppressAutoHyphens w:val="0"/>
        <w:spacing w:line="360" w:lineRule="auto"/>
        <w:ind w:leftChars="0" w:left="0" w:firstLineChars="0" w:firstLine="0"/>
        <w:jc w:val="both"/>
        <w:textDirection w:val="lrTb"/>
        <w:textAlignment w:val="auto"/>
        <w:outlineLvl w:val="9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Embora este estudo esteja voltado para as especificidades da composição de um cartucho, entendemos que você, como profissional de segurança pública, precisa conhecer e dominar as questões pertinentes ao uso das munições de impacto controlado</w:t>
      </w:r>
      <w:r w:rsidR="002418AF">
        <w:rPr>
          <w:rFonts w:ascii="Arial" w:eastAsia="Times New Roman" w:hAnsi="Arial" w:cs="Arial"/>
          <w:sz w:val="24"/>
          <w:szCs w:val="24"/>
        </w:rPr>
        <w:t>, que veremos a seguir</w:t>
      </w:r>
      <w:r>
        <w:rPr>
          <w:rFonts w:ascii="Arial" w:eastAsia="Times New Roman" w:hAnsi="Arial" w:cs="Arial"/>
          <w:sz w:val="24"/>
          <w:szCs w:val="24"/>
        </w:rPr>
        <w:t xml:space="preserve">, e os </w:t>
      </w:r>
      <w:proofErr w:type="spellStart"/>
      <w:r w:rsidR="008D0F33">
        <w:rPr>
          <w:rFonts w:ascii="Arial" w:eastAsia="Times New Roman" w:hAnsi="Arial" w:cs="Arial"/>
          <w:sz w:val="24"/>
          <w:szCs w:val="24"/>
        </w:rPr>
        <w:t>IMPOs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A93FCD">
        <w:rPr>
          <w:rFonts w:ascii="Arial" w:eastAsia="Times New Roman" w:hAnsi="Arial" w:cs="Arial"/>
          <w:sz w:val="24"/>
          <w:szCs w:val="24"/>
        </w:rPr>
        <w:t xml:space="preserve">em </w:t>
      </w:r>
      <w:r>
        <w:rPr>
          <w:rFonts w:ascii="Arial" w:eastAsia="Times New Roman" w:hAnsi="Arial" w:cs="Arial"/>
          <w:sz w:val="24"/>
          <w:szCs w:val="24"/>
        </w:rPr>
        <w:t>geral. Como dito anteriormente, a sociedade espera o uso correto e responsável des</w:t>
      </w:r>
      <w:r w:rsidR="00A93FCD">
        <w:rPr>
          <w:rFonts w:ascii="Arial" w:eastAsia="Times New Roman" w:hAnsi="Arial" w:cs="Arial"/>
          <w:sz w:val="24"/>
          <w:szCs w:val="24"/>
        </w:rPr>
        <w:t>s</w:t>
      </w:r>
      <w:r>
        <w:rPr>
          <w:rFonts w:ascii="Arial" w:eastAsia="Times New Roman" w:hAnsi="Arial" w:cs="Arial"/>
          <w:sz w:val="24"/>
          <w:szCs w:val="24"/>
        </w:rPr>
        <w:t xml:space="preserve">es instrumentos. </w:t>
      </w:r>
      <w:r w:rsidR="007417C6">
        <w:rPr>
          <w:rFonts w:ascii="Arial" w:eastAsia="Times New Roman" w:hAnsi="Arial" w:cs="Arial"/>
          <w:b/>
          <w:sz w:val="24"/>
          <w:szCs w:val="24"/>
        </w:rPr>
        <w:br w:type="page"/>
      </w:r>
    </w:p>
    <w:p w14:paraId="63FE09B3" w14:textId="2B19B1D4" w:rsidR="00664201" w:rsidRPr="000007B6" w:rsidRDefault="00BF4820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lastRenderedPageBreak/>
        <w:t>&lt;H</w:t>
      </w:r>
      <w:r w:rsidR="00F90360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1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&gt;</w:t>
      </w:r>
      <w:r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b/>
          <w:sz w:val="24"/>
          <w:szCs w:val="24"/>
        </w:rPr>
        <w:t>A</w:t>
      </w:r>
      <w:r>
        <w:rPr>
          <w:rFonts w:ascii="Arial" w:eastAsia="Times New Roman" w:hAnsi="Arial" w:cs="Arial"/>
          <w:b/>
          <w:sz w:val="24"/>
          <w:szCs w:val="24"/>
        </w:rPr>
        <w:t>ula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sz w:val="24"/>
          <w:szCs w:val="24"/>
        </w:rPr>
        <w:t>2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930F55" w:rsidRPr="000007B6">
        <w:rPr>
          <w:rFonts w:ascii="Arial" w:eastAsia="Times New Roman" w:hAnsi="Arial" w:cs="Arial"/>
          <w:b/>
          <w:sz w:val="24"/>
          <w:szCs w:val="24"/>
        </w:rPr>
        <w:t>–</w:t>
      </w:r>
      <w:r>
        <w:rPr>
          <w:rFonts w:ascii="Arial" w:eastAsia="Times New Roman" w:hAnsi="Arial" w:cs="Arial"/>
          <w:b/>
          <w:sz w:val="24"/>
          <w:szCs w:val="24"/>
        </w:rPr>
        <w:t xml:space="preserve"> O uso das munições de impacto controlado: técnicas de menor potencial ofensivo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</w:t>
      </w:r>
      <w:r w:rsidR="00F90360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1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&gt;</w:t>
      </w:r>
    </w:p>
    <w:p w14:paraId="0FF6AA96" w14:textId="77777777" w:rsidR="009C15D3" w:rsidRDefault="009C15D3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</w:pPr>
    </w:p>
    <w:p w14:paraId="0801F253" w14:textId="4DBA02B0" w:rsidR="002268CE" w:rsidRPr="000007B6" w:rsidRDefault="002268CE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b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&lt;H2&gt;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Contextualizando...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&lt;/H2&gt;</w:t>
      </w:r>
    </w:p>
    <w:p w14:paraId="5E13CD4F" w14:textId="6093BBF2" w:rsidR="00020608" w:rsidRDefault="00DD7E78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Você deve lembrar sobre nossa reflexão </w:t>
      </w:r>
      <w:r w:rsidR="00D719FB">
        <w:rPr>
          <w:rFonts w:ascii="Arial" w:eastAsia="Times New Roman" w:hAnsi="Arial" w:cs="Arial"/>
          <w:sz w:val="24"/>
          <w:szCs w:val="24"/>
        </w:rPr>
        <w:t>acerca d</w:t>
      </w:r>
      <w:r w:rsidR="00AA0B7E">
        <w:rPr>
          <w:rFonts w:ascii="Arial" w:eastAsia="Times New Roman" w:hAnsi="Arial" w:cs="Arial"/>
          <w:sz w:val="24"/>
          <w:szCs w:val="24"/>
        </w:rPr>
        <w:t>os instrumentos de menor potencial ofensivo. Esses instrumentos, quando usados incorretamente, podem causar efeitos indesejados</w:t>
      </w:r>
      <w:r w:rsidR="00020608">
        <w:rPr>
          <w:rFonts w:ascii="Arial" w:eastAsia="Times New Roman" w:hAnsi="Arial" w:cs="Arial"/>
          <w:sz w:val="24"/>
          <w:szCs w:val="24"/>
        </w:rPr>
        <w:t xml:space="preserve">. </w:t>
      </w:r>
      <w:r>
        <w:rPr>
          <w:rFonts w:ascii="Arial" w:eastAsia="Times New Roman" w:hAnsi="Arial" w:cs="Arial"/>
          <w:sz w:val="24"/>
          <w:szCs w:val="24"/>
        </w:rPr>
        <w:t xml:space="preserve">Por conta disso, </w:t>
      </w:r>
      <w:r w:rsidR="00D719FB">
        <w:rPr>
          <w:rFonts w:ascii="Arial" w:eastAsia="Times New Roman" w:hAnsi="Arial" w:cs="Arial"/>
          <w:sz w:val="24"/>
          <w:szCs w:val="24"/>
        </w:rPr>
        <w:t xml:space="preserve">para </w:t>
      </w:r>
      <w:r w:rsidR="00AA0B7E" w:rsidRPr="00AA0B7E">
        <w:rPr>
          <w:rFonts w:ascii="Arial" w:hAnsi="Arial" w:cs="Arial"/>
          <w:sz w:val="24"/>
          <w:szCs w:val="24"/>
        </w:rPr>
        <w:t>preservar vidas e minimizar danos à integridade das pessoas</w:t>
      </w:r>
      <w:r w:rsidR="00D719FB">
        <w:rPr>
          <w:rFonts w:ascii="Arial" w:hAnsi="Arial" w:cs="Arial"/>
          <w:sz w:val="24"/>
          <w:szCs w:val="24"/>
        </w:rPr>
        <w:t>, garantindo assim</w:t>
      </w:r>
      <w:r w:rsidR="00AA0B7E">
        <w:rPr>
          <w:rFonts w:ascii="Arial" w:hAnsi="Arial" w:cs="Arial"/>
          <w:sz w:val="24"/>
          <w:szCs w:val="24"/>
        </w:rPr>
        <w:t xml:space="preserve"> a não letalidade, </w:t>
      </w:r>
      <w:r w:rsidR="00020608">
        <w:rPr>
          <w:rFonts w:ascii="Arial" w:eastAsia="Times New Roman" w:hAnsi="Arial" w:cs="Arial"/>
          <w:sz w:val="24"/>
          <w:szCs w:val="24"/>
        </w:rPr>
        <w:t>vamos</w:t>
      </w:r>
      <w:r>
        <w:rPr>
          <w:rFonts w:ascii="Arial" w:eastAsia="Times New Roman" w:hAnsi="Arial" w:cs="Arial"/>
          <w:sz w:val="24"/>
          <w:szCs w:val="24"/>
        </w:rPr>
        <w:t xml:space="preserve"> aprofundar</w:t>
      </w:r>
      <w:r w:rsidR="00020608">
        <w:rPr>
          <w:rFonts w:ascii="Arial" w:eastAsia="Times New Roman" w:hAnsi="Arial" w:cs="Arial"/>
          <w:sz w:val="24"/>
          <w:szCs w:val="24"/>
        </w:rPr>
        <w:t xml:space="preserve"> a</w:t>
      </w:r>
      <w:r>
        <w:rPr>
          <w:rFonts w:ascii="Arial" w:eastAsia="Times New Roman" w:hAnsi="Arial" w:cs="Arial"/>
          <w:sz w:val="24"/>
          <w:szCs w:val="24"/>
        </w:rPr>
        <w:t xml:space="preserve"> maneira correta de utilização das munições de impacto controlado. Nossa expectativa é promover cada vez mais a relação entre as tecnologias desses instrumentos e as técnicas de menor potencial ofensivo durante o emprego de um instrumento na ação.</w:t>
      </w:r>
    </w:p>
    <w:p w14:paraId="23C713D0" w14:textId="72098B8C" w:rsidR="00664201" w:rsidRPr="000007B6" w:rsidRDefault="00664201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</w:p>
    <w:p w14:paraId="25C6CEE0" w14:textId="16BAAB90" w:rsidR="00664201" w:rsidRPr="000007B6" w:rsidRDefault="00F90360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&lt;H2&gt;</w:t>
      </w:r>
      <w:r>
        <w:rPr>
          <w:rFonts w:ascii="Arial" w:eastAsia="Times New Roman" w:hAnsi="Arial" w:cs="Arial"/>
          <w:b/>
          <w:sz w:val="24"/>
          <w:szCs w:val="24"/>
        </w:rPr>
        <w:t xml:space="preserve"> Aplicação segura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&lt;/H2&gt;</w:t>
      </w:r>
    </w:p>
    <w:p w14:paraId="56FB3B85" w14:textId="12546418" w:rsidR="00664201" w:rsidRDefault="00930F55" w:rsidP="00907FC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 xml:space="preserve">Ao atingir </w:t>
      </w:r>
      <w:r w:rsidR="008075C6">
        <w:rPr>
          <w:rFonts w:ascii="Arial" w:eastAsia="Times New Roman" w:hAnsi="Arial" w:cs="Arial"/>
          <w:sz w:val="24"/>
          <w:szCs w:val="24"/>
        </w:rPr>
        <w:t>um</w:t>
      </w:r>
      <w:r w:rsidRPr="000007B6">
        <w:rPr>
          <w:rFonts w:ascii="Arial" w:eastAsia="Times New Roman" w:hAnsi="Arial" w:cs="Arial"/>
          <w:sz w:val="24"/>
          <w:szCs w:val="24"/>
        </w:rPr>
        <w:t xml:space="preserve"> ser humano, as munições de impacto controlado podem causar hematomas e fortes dores, com alto poder de intimidação psicológica, que é o principal objetivo do tiro de impacto controlado.</w:t>
      </w:r>
    </w:p>
    <w:p w14:paraId="317F39CD" w14:textId="649A0345" w:rsidR="00887353" w:rsidRDefault="006B6949" w:rsidP="006B6949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887353">
        <w:rPr>
          <w:rFonts w:ascii="Arial" w:eastAsia="Times New Roman" w:hAnsi="Arial" w:cs="Arial"/>
          <w:sz w:val="24"/>
          <w:szCs w:val="24"/>
        </w:rPr>
        <w:t>Ao utilizá-las</w:t>
      </w:r>
      <w:r w:rsidR="002D4FC4">
        <w:rPr>
          <w:rFonts w:ascii="Arial" w:eastAsia="Times New Roman" w:hAnsi="Arial" w:cs="Arial"/>
          <w:sz w:val="24"/>
          <w:szCs w:val="24"/>
        </w:rPr>
        <w:t>,</w:t>
      </w:r>
      <w:r w:rsidRPr="00887353">
        <w:rPr>
          <w:rFonts w:ascii="Arial" w:eastAsia="Times New Roman" w:hAnsi="Arial" w:cs="Arial"/>
          <w:sz w:val="24"/>
          <w:szCs w:val="24"/>
        </w:rPr>
        <w:t xml:space="preserve"> o profissional de segurança pública deve ter o cuidado de atirar somente nos membros inferiores, </w:t>
      </w:r>
      <w:r w:rsidR="008075C6" w:rsidRPr="000007B6">
        <w:rPr>
          <w:rFonts w:ascii="Arial" w:eastAsia="Times New Roman" w:hAnsi="Arial" w:cs="Arial"/>
          <w:sz w:val="24"/>
          <w:szCs w:val="24"/>
        </w:rPr>
        <w:t>ou seja, na</w:t>
      </w:r>
      <w:r w:rsidRPr="00887353">
        <w:rPr>
          <w:rFonts w:ascii="Arial" w:eastAsia="Times New Roman" w:hAnsi="Arial" w:cs="Arial"/>
          <w:sz w:val="24"/>
          <w:szCs w:val="24"/>
        </w:rPr>
        <w:t xml:space="preserve"> região das pernas.</w:t>
      </w:r>
      <w:r w:rsidR="00BF778E" w:rsidRPr="00887353">
        <w:t xml:space="preserve"> </w:t>
      </w:r>
      <w:r w:rsidR="00BF778E" w:rsidRPr="000007B6">
        <w:rPr>
          <w:rFonts w:ascii="Arial" w:eastAsia="Times New Roman" w:hAnsi="Arial" w:cs="Arial"/>
          <w:sz w:val="24"/>
          <w:szCs w:val="24"/>
        </w:rPr>
        <w:t>Você deve ajustar o cano da arma para a direção das pernas do agressor</w:t>
      </w:r>
      <w:r w:rsidR="00887353">
        <w:rPr>
          <w:rFonts w:ascii="Arial" w:eastAsia="Times New Roman" w:hAnsi="Arial" w:cs="Arial"/>
          <w:sz w:val="24"/>
          <w:szCs w:val="24"/>
        </w:rPr>
        <w:t>,</w:t>
      </w:r>
      <w:r w:rsidR="00BF778E" w:rsidRPr="000007B6">
        <w:rPr>
          <w:rFonts w:ascii="Arial" w:eastAsia="Times New Roman" w:hAnsi="Arial" w:cs="Arial"/>
          <w:sz w:val="24"/>
          <w:szCs w:val="24"/>
        </w:rPr>
        <w:t xml:space="preserve"> </w:t>
      </w:r>
      <w:r w:rsidR="00887353">
        <w:rPr>
          <w:rFonts w:ascii="Arial" w:eastAsia="Times New Roman" w:hAnsi="Arial" w:cs="Arial"/>
          <w:sz w:val="24"/>
          <w:szCs w:val="24"/>
        </w:rPr>
        <w:t>e</w:t>
      </w:r>
      <w:r w:rsidR="00BF778E" w:rsidRPr="000007B6">
        <w:rPr>
          <w:rFonts w:ascii="Arial" w:eastAsia="Times New Roman" w:hAnsi="Arial" w:cs="Arial"/>
          <w:sz w:val="24"/>
          <w:szCs w:val="24"/>
        </w:rPr>
        <w:t xml:space="preserve">vitando, portanto, a cabeça, </w:t>
      </w:r>
      <w:r w:rsidR="00D63F7C">
        <w:rPr>
          <w:rFonts w:ascii="Arial" w:eastAsia="Times New Roman" w:hAnsi="Arial" w:cs="Arial"/>
          <w:sz w:val="24"/>
          <w:szCs w:val="24"/>
        </w:rPr>
        <w:t xml:space="preserve">o </w:t>
      </w:r>
      <w:r w:rsidR="00BF778E" w:rsidRPr="000007B6">
        <w:rPr>
          <w:rFonts w:ascii="Arial" w:eastAsia="Times New Roman" w:hAnsi="Arial" w:cs="Arial"/>
          <w:sz w:val="24"/>
          <w:szCs w:val="24"/>
        </w:rPr>
        <w:t xml:space="preserve">tórax, </w:t>
      </w:r>
      <w:r w:rsidR="00D63F7C">
        <w:rPr>
          <w:rFonts w:ascii="Arial" w:eastAsia="Times New Roman" w:hAnsi="Arial" w:cs="Arial"/>
          <w:sz w:val="24"/>
          <w:szCs w:val="24"/>
        </w:rPr>
        <w:t xml:space="preserve">o </w:t>
      </w:r>
      <w:r w:rsidR="00BF778E" w:rsidRPr="000007B6">
        <w:rPr>
          <w:rFonts w:ascii="Arial" w:eastAsia="Times New Roman" w:hAnsi="Arial" w:cs="Arial"/>
          <w:sz w:val="24"/>
          <w:szCs w:val="24"/>
        </w:rPr>
        <w:t xml:space="preserve">abdômen e </w:t>
      </w:r>
      <w:r w:rsidR="00D63F7C">
        <w:rPr>
          <w:rFonts w:ascii="Arial" w:eastAsia="Times New Roman" w:hAnsi="Arial" w:cs="Arial"/>
          <w:sz w:val="24"/>
          <w:szCs w:val="24"/>
        </w:rPr>
        <w:t xml:space="preserve">o </w:t>
      </w:r>
      <w:r w:rsidR="00BF778E" w:rsidRPr="000007B6">
        <w:rPr>
          <w:rFonts w:ascii="Arial" w:eastAsia="Times New Roman" w:hAnsi="Arial" w:cs="Arial"/>
          <w:sz w:val="24"/>
          <w:szCs w:val="24"/>
        </w:rPr>
        <w:t>baixo ventre, pois o risco de lesões permanentes na caixa craniana e nos demais órgãos é muito alto.</w:t>
      </w:r>
    </w:p>
    <w:p w14:paraId="01FABB1C" w14:textId="77777777" w:rsidR="001808C8" w:rsidRDefault="001808C8" w:rsidP="001808C8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commentRangeStart w:id="28"/>
      <w:commentRangeStart w:id="29"/>
      <w:r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30D00A4" wp14:editId="44DE682A">
            <wp:extent cx="4324350" cy="1781175"/>
            <wp:effectExtent l="0" t="0" r="0" b="9525"/>
            <wp:docPr id="1044" name="Imagem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commentRangeEnd w:id="29"/>
      <w:r w:rsidR="003B0A03">
        <w:rPr>
          <w:rStyle w:val="Refdecomentrio"/>
        </w:rPr>
        <w:commentReference w:id="28"/>
      </w:r>
      <w:r w:rsidR="00462EFD">
        <w:rPr>
          <w:rStyle w:val="Refdecomentrio"/>
        </w:rPr>
        <w:commentReference w:id="29"/>
      </w:r>
    </w:p>
    <w:p w14:paraId="0AE8E104" w14:textId="2E82C7C3" w:rsidR="001808C8" w:rsidRPr="004322EC" w:rsidRDefault="001808C8" w:rsidP="001808C8">
      <w:pPr>
        <w:spacing w:after="0" w:line="240" w:lineRule="auto"/>
        <w:ind w:leftChars="0" w:left="0" w:firstLineChars="0" w:firstLine="0"/>
        <w:jc w:val="both"/>
        <w:rPr>
          <w:rFonts w:ascii="Arial" w:eastAsia="Times New Roman" w:hAnsi="Arial" w:cs="Arial"/>
          <w:color w:val="FF0000"/>
          <w:szCs w:val="24"/>
        </w:rPr>
      </w:pPr>
      <w:r w:rsidRPr="004322EC">
        <w:rPr>
          <w:rFonts w:ascii="Arial" w:eastAsia="Times New Roman" w:hAnsi="Arial" w:cs="Arial"/>
          <w:b/>
          <w:color w:val="FF0000"/>
          <w:szCs w:val="24"/>
        </w:rPr>
        <w:lastRenderedPageBreak/>
        <w:t>Figura 9</w:t>
      </w:r>
      <w:r w:rsidRPr="004322EC">
        <w:rPr>
          <w:rFonts w:ascii="Arial" w:eastAsia="Times New Roman" w:hAnsi="Arial" w:cs="Arial"/>
          <w:color w:val="FF0000"/>
          <w:szCs w:val="24"/>
        </w:rPr>
        <w:t xml:space="preserve">: Exemplo da mira durante o disparo. </w:t>
      </w:r>
      <w:r w:rsidRPr="004322EC">
        <w:rPr>
          <w:rFonts w:ascii="Arial" w:eastAsia="Times New Roman" w:hAnsi="Arial" w:cs="Arial"/>
          <w:b/>
          <w:color w:val="FF0000"/>
          <w:szCs w:val="24"/>
        </w:rPr>
        <w:t>Fonte</w:t>
      </w:r>
      <w:r w:rsidRPr="004322EC">
        <w:rPr>
          <w:rFonts w:ascii="Arial" w:eastAsia="Times New Roman" w:hAnsi="Arial" w:cs="Arial"/>
          <w:color w:val="FF0000"/>
          <w:szCs w:val="24"/>
        </w:rPr>
        <w:t xml:space="preserve">: </w:t>
      </w:r>
      <w:proofErr w:type="spellStart"/>
      <w:r w:rsidRPr="004322EC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Pr="004322EC">
        <w:rPr>
          <w:rFonts w:ascii="Arial" w:eastAsia="Times New Roman" w:hAnsi="Arial" w:cs="Arial"/>
          <w:color w:val="FF0000"/>
          <w:szCs w:val="24"/>
        </w:rPr>
        <w:t>-UFSC (2019).</w:t>
      </w:r>
    </w:p>
    <w:p w14:paraId="7AF81B9B" w14:textId="77777777" w:rsidR="00887353" w:rsidRDefault="00887353" w:rsidP="006B6949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2B60E839" w14:textId="13174F5D" w:rsidR="006B6949" w:rsidRPr="00887353" w:rsidRDefault="00887353" w:rsidP="006B6949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>Caso você já tenha ouvido a expressão “da linha da cintura pra baixo”, gostaríamos de enfatizar que existe um problema neste conceito.</w:t>
      </w:r>
      <w:r w:rsidR="00D27056" w:rsidRPr="000007B6">
        <w:rPr>
          <w:rFonts w:ascii="Arial" w:eastAsia="Times New Roman" w:hAnsi="Arial" w:cs="Arial"/>
          <w:sz w:val="24"/>
          <w:szCs w:val="24"/>
        </w:rPr>
        <w:t xml:space="preserve"> </w:t>
      </w:r>
      <w:r w:rsidR="00D27056" w:rsidRPr="004322EC">
        <w:rPr>
          <w:rFonts w:ascii="Arial" w:eastAsia="Times New Roman" w:hAnsi="Arial" w:cs="Arial"/>
          <w:sz w:val="24"/>
          <w:szCs w:val="24"/>
        </w:rPr>
        <w:t xml:space="preserve">Sabemos que a intenção é sempre destacar a região das pernas, mas a expressão que destacamos acima literalmente não traduz essa </w:t>
      </w:r>
      <w:r w:rsidR="00D27056" w:rsidRPr="00225A71">
        <w:rPr>
          <w:rFonts w:ascii="Arial" w:eastAsia="Times New Roman" w:hAnsi="Arial" w:cs="Arial"/>
          <w:sz w:val="24"/>
          <w:szCs w:val="24"/>
        </w:rPr>
        <w:t>ideia</w:t>
      </w:r>
      <w:r w:rsidR="00D27056" w:rsidRPr="004322EC">
        <w:rPr>
          <w:rFonts w:ascii="Arial" w:eastAsia="Times New Roman" w:hAnsi="Arial" w:cs="Arial"/>
          <w:sz w:val="24"/>
          <w:szCs w:val="24"/>
        </w:rPr>
        <w:t>.</w:t>
      </w:r>
    </w:p>
    <w:p w14:paraId="2F30C635" w14:textId="77777777" w:rsidR="00887353" w:rsidRPr="00887353" w:rsidRDefault="00887353" w:rsidP="00887353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887353">
        <w:rPr>
          <w:rFonts w:ascii="Arial" w:eastAsia="Times New Roman" w:hAnsi="Arial" w:cs="Arial"/>
          <w:b/>
          <w:color w:val="FF0000"/>
          <w:sz w:val="24"/>
          <w:szCs w:val="24"/>
        </w:rPr>
        <w:t>&lt;Abrir Destaque&gt;</w:t>
      </w:r>
    </w:p>
    <w:p w14:paraId="222845ED" w14:textId="1E9E10A7" w:rsidR="00664201" w:rsidRPr="000007B6" w:rsidRDefault="00EF0532" w:rsidP="000007B6">
      <w:pPr>
        <w:spacing w:line="360" w:lineRule="auto"/>
        <w:ind w:left="-2" w:firstLineChars="0" w:firstLine="0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r w:rsidRPr="000007B6">
        <w:rPr>
          <w:rFonts w:ascii="Arial" w:eastAsia="Times New Roman" w:hAnsi="Arial" w:cs="Arial"/>
          <w:color w:val="FF0000"/>
          <w:sz w:val="24"/>
          <w:szCs w:val="24"/>
        </w:rPr>
        <w:t>A</w:t>
      </w:r>
      <w:r w:rsidR="00BF778E" w:rsidRPr="000007B6">
        <w:rPr>
          <w:rFonts w:ascii="Arial" w:eastAsia="Times New Roman" w:hAnsi="Arial" w:cs="Arial"/>
          <w:color w:val="FF0000"/>
          <w:sz w:val="24"/>
          <w:szCs w:val="24"/>
        </w:rPr>
        <w:t>baixo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da linha da cintura significa que o baixo</w:t>
      </w:r>
      <w:r w:rsidR="00BF778E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ventre 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está incluso, e os tiros não dev</w:t>
      </w:r>
      <w:r w:rsidR="003104F7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em ser direcionados </w:t>
      </w:r>
      <w:r w:rsidR="002D4FC4">
        <w:rPr>
          <w:rFonts w:ascii="Arial" w:eastAsia="Times New Roman" w:hAnsi="Arial" w:cs="Arial"/>
          <w:color w:val="FF0000"/>
          <w:sz w:val="24"/>
          <w:szCs w:val="24"/>
        </w:rPr>
        <w:t>a</w:t>
      </w:r>
      <w:r w:rsidR="003104F7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esta área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r w:rsidR="00BF778E" w:rsidRPr="000007B6">
        <w:rPr>
          <w:rFonts w:ascii="Arial" w:eastAsia="Times New Roman" w:hAnsi="Arial" w:cs="Arial"/>
          <w:color w:val="FF0000"/>
          <w:sz w:val="24"/>
          <w:szCs w:val="24"/>
        </w:rPr>
        <w:t>para não causar lesões permanentes, como esterilidade nos homens, perfuração do intestino, deslocamento do endométrio em mulheres entre outros efeitos danosos</w:t>
      </w:r>
      <w:r w:rsidR="00062093">
        <w:rPr>
          <w:rFonts w:ascii="Arial" w:eastAsia="Times New Roman" w:hAnsi="Arial" w:cs="Arial"/>
          <w:color w:val="FF0000"/>
          <w:sz w:val="24"/>
          <w:szCs w:val="24"/>
        </w:rPr>
        <w:t>.</w:t>
      </w:r>
      <w:r w:rsidR="00930F55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r w:rsidR="00D27056" w:rsidRPr="000007B6">
        <w:rPr>
          <w:rFonts w:ascii="Arial" w:eastAsia="Times New Roman" w:hAnsi="Arial" w:cs="Arial"/>
          <w:color w:val="FF0000"/>
          <w:sz w:val="24"/>
          <w:szCs w:val="24"/>
        </w:rPr>
        <w:t>Então, para não ter dúvidas</w:t>
      </w:r>
      <w:r w:rsidR="00D63F7C">
        <w:rPr>
          <w:rFonts w:ascii="Arial" w:eastAsia="Times New Roman" w:hAnsi="Arial" w:cs="Arial"/>
          <w:color w:val="FF0000"/>
          <w:sz w:val="24"/>
          <w:szCs w:val="24"/>
        </w:rPr>
        <w:t>,</w:t>
      </w:r>
      <w:r w:rsidR="00D27056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utilize a expressão </w:t>
      </w:r>
      <w:r w:rsidR="002D4FC4">
        <w:rPr>
          <w:rFonts w:ascii="Arial" w:eastAsia="Times New Roman" w:hAnsi="Arial" w:cs="Arial"/>
          <w:color w:val="FF0000"/>
          <w:sz w:val="24"/>
          <w:szCs w:val="24"/>
        </w:rPr>
        <w:t>“</w:t>
      </w:r>
      <w:r w:rsidR="00D27056" w:rsidRPr="000007B6">
        <w:rPr>
          <w:rFonts w:ascii="Arial" w:eastAsia="Times New Roman" w:hAnsi="Arial" w:cs="Arial"/>
          <w:color w:val="FF0000"/>
          <w:sz w:val="24"/>
          <w:szCs w:val="24"/>
        </w:rPr>
        <w:t>disparos somente na região das pernas</w:t>
      </w:r>
      <w:r w:rsidR="002D4FC4">
        <w:rPr>
          <w:rFonts w:ascii="Arial" w:eastAsia="Times New Roman" w:hAnsi="Arial" w:cs="Arial"/>
          <w:color w:val="FF0000"/>
          <w:sz w:val="24"/>
          <w:szCs w:val="24"/>
        </w:rPr>
        <w:t>”</w:t>
      </w:r>
      <w:r w:rsidR="00D27056" w:rsidRPr="000007B6">
        <w:rPr>
          <w:rFonts w:ascii="Arial" w:eastAsia="Times New Roman" w:hAnsi="Arial" w:cs="Arial"/>
          <w:color w:val="FF0000"/>
          <w:sz w:val="24"/>
          <w:szCs w:val="24"/>
        </w:rPr>
        <w:t>.</w:t>
      </w:r>
    </w:p>
    <w:p w14:paraId="61D0DCAD" w14:textId="77777777" w:rsidR="00D63F7C" w:rsidRDefault="00887353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887353">
        <w:rPr>
          <w:rFonts w:ascii="Arial" w:eastAsia="Times New Roman" w:hAnsi="Arial" w:cs="Arial"/>
          <w:b/>
          <w:color w:val="FF0000"/>
          <w:sz w:val="24"/>
          <w:szCs w:val="24"/>
        </w:rPr>
        <w:t>&lt;Fechar Destaque&gt;</w:t>
      </w:r>
    </w:p>
    <w:p w14:paraId="1E2CE28F" w14:textId="3EA38FB9" w:rsidR="004C5B5F" w:rsidRDefault="002268CE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Além da mira, há outras observações importantes acerca do emprego correto das munições de impacto controlado. Elas devem ser empregadas, por exemplo, sempre de acordo com a distância recomendada pelos fabricantes</w:t>
      </w:r>
      <w:r w:rsidR="00D63F7C">
        <w:rPr>
          <w:rFonts w:ascii="Arial" w:eastAsia="Times New Roman" w:hAnsi="Arial" w:cs="Arial"/>
          <w:sz w:val="24"/>
          <w:szCs w:val="24"/>
        </w:rPr>
        <w:t>;</w:t>
      </w:r>
      <w:r>
        <w:rPr>
          <w:rFonts w:ascii="Arial" w:eastAsia="Times New Roman" w:hAnsi="Arial" w:cs="Arial"/>
          <w:sz w:val="24"/>
          <w:szCs w:val="24"/>
        </w:rPr>
        <w:t xml:space="preserve"> caso contrário</w:t>
      </w:r>
      <w:r w:rsidR="00D63F7C">
        <w:rPr>
          <w:rFonts w:ascii="Arial" w:eastAsia="Times New Roman" w:hAnsi="Arial" w:cs="Arial"/>
          <w:sz w:val="24"/>
          <w:szCs w:val="24"/>
        </w:rPr>
        <w:t>,</w:t>
      </w:r>
      <w:r>
        <w:rPr>
          <w:rFonts w:ascii="Arial" w:eastAsia="Times New Roman" w:hAnsi="Arial" w:cs="Arial"/>
          <w:sz w:val="24"/>
          <w:szCs w:val="24"/>
        </w:rPr>
        <w:t xml:space="preserve"> a munição pode causar uma lesão grave, ou mesmo levar a pessoa atingida </w:t>
      </w:r>
      <w:r w:rsidR="002D4FC4">
        <w:rPr>
          <w:rFonts w:ascii="Arial" w:eastAsia="Times New Roman" w:hAnsi="Arial" w:cs="Arial"/>
          <w:sz w:val="24"/>
          <w:szCs w:val="24"/>
        </w:rPr>
        <w:t>a</w:t>
      </w:r>
      <w:r>
        <w:rPr>
          <w:rFonts w:ascii="Arial" w:eastAsia="Times New Roman" w:hAnsi="Arial" w:cs="Arial"/>
          <w:sz w:val="24"/>
          <w:szCs w:val="24"/>
        </w:rPr>
        <w:t xml:space="preserve"> óbito.</w:t>
      </w:r>
    </w:p>
    <w:p w14:paraId="26EE5BBB" w14:textId="7BF42857" w:rsidR="00D27056" w:rsidRDefault="004C5B5F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Por outro lado, munições de impacto controlado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têm sua eficiência comprometida se forem </w:t>
      </w:r>
      <w:r w:rsidRPr="002C474E">
        <w:rPr>
          <w:rFonts w:ascii="Arial" w:eastAsia="Times New Roman" w:hAnsi="Arial" w:cs="Arial"/>
          <w:color w:val="000000"/>
          <w:sz w:val="24"/>
          <w:szCs w:val="24"/>
        </w:rPr>
        <w:t>empregadas a d</w:t>
      </w:r>
      <w:r>
        <w:rPr>
          <w:rFonts w:ascii="Arial" w:eastAsia="Times New Roman" w:hAnsi="Arial" w:cs="Arial"/>
          <w:color w:val="000000"/>
          <w:sz w:val="24"/>
          <w:szCs w:val="24"/>
        </w:rPr>
        <w:t>istâncias maiores que 50 metros, pois</w:t>
      </w:r>
      <w:r w:rsidRPr="002C474E">
        <w:rPr>
          <w:rFonts w:ascii="Arial" w:eastAsia="Times New Roman" w:hAnsi="Arial" w:cs="Arial"/>
          <w:color w:val="000000"/>
          <w:sz w:val="24"/>
          <w:szCs w:val="24"/>
        </w:rPr>
        <w:t xml:space="preserve"> pode-se não alcançar o resultado desejado de atingir o agressor ou</w:t>
      </w:r>
      <w:r w:rsidR="002D4FC4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2C474E">
        <w:rPr>
          <w:rFonts w:ascii="Arial" w:eastAsia="Times New Roman" w:hAnsi="Arial" w:cs="Arial"/>
          <w:color w:val="000000"/>
          <w:sz w:val="24"/>
          <w:szCs w:val="24"/>
        </w:rPr>
        <w:t xml:space="preserve"> mesmo se atingi-lo, não será com a energia necessária para fazer cessar a agressão e alcançar a intimidação psicológica.</w:t>
      </w:r>
    </w:p>
    <w:p w14:paraId="58D4A803" w14:textId="70C96A49" w:rsidR="003104F7" w:rsidRDefault="00D27056" w:rsidP="000007B6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 w:val="24"/>
          <w:szCs w:val="24"/>
        </w:rPr>
        <w:t>&lt;Abrir Destaque&gt;</w:t>
      </w:r>
    </w:p>
    <w:p w14:paraId="6E995E35" w14:textId="23CD8DEA" w:rsidR="00664201" w:rsidRDefault="004C5B5F" w:rsidP="000007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0007B6">
        <w:rPr>
          <w:rFonts w:ascii="Arial" w:eastAsia="Times New Roman" w:hAnsi="Arial" w:cs="Arial"/>
          <w:color w:val="FF0000"/>
          <w:sz w:val="24"/>
          <w:szCs w:val="24"/>
        </w:rPr>
        <w:t>Além disso, e</w:t>
      </w:r>
      <w:r w:rsidR="00930F55" w:rsidRPr="000007B6">
        <w:rPr>
          <w:rFonts w:ascii="Arial" w:eastAsia="Times New Roman" w:hAnsi="Arial" w:cs="Arial"/>
          <w:color w:val="FF0000"/>
          <w:sz w:val="24"/>
          <w:szCs w:val="24"/>
        </w:rPr>
        <w:t>m hipótese alguma</w:t>
      </w:r>
      <w:r w:rsidR="00D63F7C">
        <w:rPr>
          <w:rFonts w:ascii="Arial" w:eastAsia="Times New Roman" w:hAnsi="Arial" w:cs="Arial"/>
          <w:color w:val="FF0000"/>
          <w:sz w:val="24"/>
          <w:szCs w:val="24"/>
        </w:rPr>
        <w:t>,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você pode</w:t>
      </w:r>
      <w:r w:rsidR="00930F55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efetu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ar</w:t>
      </w:r>
      <w:r w:rsidR="00930F55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disparos utilizando o solo com</w:t>
      </w:r>
      <w:r w:rsidR="00D63F7C">
        <w:rPr>
          <w:rFonts w:ascii="Arial" w:eastAsia="Times New Roman" w:hAnsi="Arial" w:cs="Arial"/>
          <w:color w:val="FF0000"/>
          <w:sz w:val="24"/>
          <w:szCs w:val="24"/>
        </w:rPr>
        <w:t xml:space="preserve"> o</w:t>
      </w:r>
      <w:r w:rsidR="00930F55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propósito de diminuir a velocidade do projétil e</w:t>
      </w:r>
      <w:r w:rsidR="00D63F7C">
        <w:rPr>
          <w:rFonts w:ascii="Arial" w:eastAsia="Times New Roman" w:hAnsi="Arial" w:cs="Arial"/>
          <w:color w:val="FF0000"/>
          <w:sz w:val="24"/>
          <w:szCs w:val="24"/>
        </w:rPr>
        <w:t>,</w:t>
      </w:r>
      <w:r w:rsidR="00930F55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consequentemente</w:t>
      </w:r>
      <w:r w:rsidR="00D63F7C">
        <w:rPr>
          <w:rFonts w:ascii="Arial" w:eastAsia="Times New Roman" w:hAnsi="Arial" w:cs="Arial"/>
          <w:color w:val="FF0000"/>
          <w:sz w:val="24"/>
          <w:szCs w:val="24"/>
        </w:rPr>
        <w:t>,</w:t>
      </w:r>
      <w:r w:rsidR="00930F55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a energia do impacto. Es</w:t>
      </w:r>
      <w:r w:rsidR="00D63F7C">
        <w:rPr>
          <w:rFonts w:ascii="Arial" w:eastAsia="Times New Roman" w:hAnsi="Arial" w:cs="Arial"/>
          <w:color w:val="FF0000"/>
          <w:sz w:val="24"/>
          <w:szCs w:val="24"/>
        </w:rPr>
        <w:t>s</w:t>
      </w:r>
      <w:r w:rsidR="00930F55" w:rsidRPr="000007B6">
        <w:rPr>
          <w:rFonts w:ascii="Arial" w:eastAsia="Times New Roman" w:hAnsi="Arial" w:cs="Arial"/>
          <w:color w:val="FF0000"/>
          <w:sz w:val="24"/>
          <w:szCs w:val="24"/>
        </w:rPr>
        <w:t>e procedimento fará com que o projétil adote uma trajetória diversa da pretendida, podendo alvejar regiões sensíveis como os olhos das pessoas.</w:t>
      </w:r>
    </w:p>
    <w:p w14:paraId="359304A9" w14:textId="738C0158" w:rsidR="00D27056" w:rsidRPr="000007B6" w:rsidRDefault="00D27056" w:rsidP="000007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b/>
          <w:color w:val="FF0000"/>
          <w:sz w:val="24"/>
          <w:szCs w:val="24"/>
        </w:rPr>
      </w:pPr>
      <w:r>
        <w:rPr>
          <w:rFonts w:ascii="Arial" w:eastAsia="Times New Roman" w:hAnsi="Arial" w:cs="Arial"/>
          <w:b/>
          <w:color w:val="FF0000"/>
          <w:sz w:val="24"/>
          <w:szCs w:val="24"/>
        </w:rPr>
        <w:t>&lt;Fechar Destaque&gt;</w:t>
      </w:r>
    </w:p>
    <w:p w14:paraId="0CBFFE35" w14:textId="77777777" w:rsidR="00664201" w:rsidRPr="000007B6" w:rsidRDefault="00664201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7EC75855" w14:textId="27FF16D1" w:rsidR="00664201" w:rsidRPr="000007B6" w:rsidRDefault="004C5B5F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D27056">
        <w:rPr>
          <w:rFonts w:ascii="Arial" w:eastAsia="Times New Roman" w:hAnsi="Arial" w:cs="Arial"/>
          <w:sz w:val="24"/>
          <w:szCs w:val="24"/>
        </w:rPr>
        <w:t>O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 procedimento de direcionar as munições de impacto controlado para o solo a poucos metros do agressor é utilizado pelas </w:t>
      </w:r>
      <w:r w:rsidR="00282CF1">
        <w:rPr>
          <w:rFonts w:ascii="Arial" w:eastAsia="Times New Roman" w:hAnsi="Arial" w:cs="Arial"/>
          <w:sz w:val="24"/>
          <w:szCs w:val="24"/>
        </w:rPr>
        <w:t>p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olícias </w:t>
      </w:r>
      <w:r w:rsidR="00282CF1">
        <w:rPr>
          <w:rFonts w:ascii="Arial" w:eastAsia="Times New Roman" w:hAnsi="Arial" w:cs="Arial"/>
          <w:sz w:val="24"/>
          <w:szCs w:val="24"/>
        </w:rPr>
        <w:t>e</w:t>
      </w:r>
      <w:r w:rsidR="002553A8" w:rsidRPr="00D27056">
        <w:rPr>
          <w:rFonts w:ascii="Arial" w:eastAsia="Times New Roman" w:hAnsi="Arial" w:cs="Arial"/>
          <w:sz w:val="24"/>
          <w:szCs w:val="24"/>
        </w:rPr>
        <w:t>uropeias</w:t>
      </w:r>
      <w:r w:rsidRPr="00D27056">
        <w:rPr>
          <w:rFonts w:ascii="Arial" w:eastAsia="Times New Roman" w:hAnsi="Arial" w:cs="Arial"/>
          <w:sz w:val="24"/>
          <w:szCs w:val="24"/>
        </w:rPr>
        <w:t>. Tal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 manobra se torna possível nesses países porque existem munições de impacto controlado com tamanhos maiores que as utilizadas no Brasil</w:t>
      </w:r>
      <w:r w:rsidRPr="00D27056">
        <w:rPr>
          <w:rFonts w:ascii="Arial" w:eastAsia="Times New Roman" w:hAnsi="Arial" w:cs="Arial"/>
          <w:sz w:val="24"/>
          <w:szCs w:val="24"/>
        </w:rPr>
        <w:t>, com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 dimensões próximas de uma bola de tênis</w:t>
      </w:r>
      <w:r w:rsidR="00D63F7C">
        <w:rPr>
          <w:rFonts w:ascii="Arial" w:eastAsia="Times New Roman" w:hAnsi="Arial" w:cs="Arial"/>
          <w:sz w:val="24"/>
          <w:szCs w:val="24"/>
        </w:rPr>
        <w:t>,</w:t>
      </w:r>
      <w:r w:rsidR="00930F55" w:rsidRPr="000007B6">
        <w:rPr>
          <w:rFonts w:ascii="Arial" w:eastAsia="Times New Roman" w:hAnsi="Arial" w:cs="Arial"/>
          <w:sz w:val="24"/>
          <w:szCs w:val="24"/>
        </w:rPr>
        <w:t xml:space="preserve"> e, caso haja uma mudança de trajetória alvejando os olhos do agressor, não será capaz de causar maiores danos do que um leve hematoma</w:t>
      </w:r>
      <w:r w:rsidR="002553A8" w:rsidRPr="00D27056">
        <w:rPr>
          <w:rFonts w:ascii="Arial" w:eastAsia="Times New Roman" w:hAnsi="Arial" w:cs="Arial"/>
          <w:sz w:val="24"/>
          <w:szCs w:val="24"/>
        </w:rPr>
        <w:t>.</w:t>
      </w:r>
    </w:p>
    <w:p w14:paraId="064D681D" w14:textId="77777777" w:rsidR="002553A8" w:rsidRDefault="002553A8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Um segundo ponto que gostaríamos de colocar em relação ao uso das munições é a utilização da expressão “munição real” para determinar a diferença de uma munição letal </w:t>
      </w:r>
      <w:commentRangeStart w:id="30"/>
      <w:r>
        <w:rPr>
          <w:rFonts w:ascii="Arial" w:eastAsia="Times New Roman" w:hAnsi="Arial" w:cs="Arial"/>
          <w:sz w:val="24"/>
          <w:szCs w:val="24"/>
        </w:rPr>
        <w:t>e uma munição de impacto controlado.</w:t>
      </w:r>
    </w:p>
    <w:p w14:paraId="2941C101" w14:textId="3D817988" w:rsidR="002553A8" w:rsidDel="00B4680D" w:rsidRDefault="00B4680D">
      <w:pPr>
        <w:spacing w:line="360" w:lineRule="auto"/>
        <w:ind w:left="0" w:hanging="2"/>
        <w:jc w:val="both"/>
        <w:rPr>
          <w:del w:id="31" w:author="Marielly Agatha" w:date="2019-11-20T12:59:00Z"/>
          <w:rFonts w:ascii="Arial" w:eastAsia="Times New Roman" w:hAnsi="Arial" w:cs="Arial"/>
          <w:sz w:val="24"/>
          <w:szCs w:val="24"/>
        </w:rPr>
      </w:pPr>
      <w:ins w:id="32" w:author="Marielly Agatha" w:date="2019-11-20T12:59:00Z">
        <w:r w:rsidRPr="00B4680D">
          <w:rPr>
            <w:rFonts w:ascii="Arial" w:eastAsia="Times New Roman" w:hAnsi="Arial" w:cs="Arial"/>
            <w:sz w:val="24"/>
            <w:szCs w:val="24"/>
          </w:rPr>
          <w:t xml:space="preserve">Clique nas </w:t>
        </w:r>
        <w:r>
          <w:rPr>
            <w:rFonts w:ascii="Arial" w:eastAsia="Times New Roman" w:hAnsi="Arial" w:cs="Arial"/>
            <w:sz w:val="24"/>
            <w:szCs w:val="24"/>
          </w:rPr>
          <w:t>imagens a seguir e veja a diferença entre os tipos de muniç</w:t>
        </w:r>
      </w:ins>
      <w:ins w:id="33" w:author="Marielly Agatha" w:date="2019-11-20T13:00:00Z">
        <w:r>
          <w:rPr>
            <w:rFonts w:ascii="Arial" w:eastAsia="Times New Roman" w:hAnsi="Arial" w:cs="Arial"/>
            <w:sz w:val="24"/>
            <w:szCs w:val="24"/>
          </w:rPr>
          <w:t xml:space="preserve">ões disponíveis </w:t>
        </w:r>
      </w:ins>
      <w:ins w:id="34" w:author="Marielly Agatha" w:date="2019-11-20T13:01:00Z">
        <w:r>
          <w:rPr>
            <w:rFonts w:ascii="Arial" w:eastAsia="Times New Roman" w:hAnsi="Arial" w:cs="Arial"/>
            <w:sz w:val="24"/>
            <w:szCs w:val="24"/>
          </w:rPr>
          <w:t>para os</w:t>
        </w:r>
      </w:ins>
      <w:ins w:id="35" w:author="Marielly Agatha" w:date="2019-11-20T13:00:00Z">
        <w:r>
          <w:rPr>
            <w:rFonts w:ascii="Arial" w:eastAsia="Times New Roman" w:hAnsi="Arial" w:cs="Arial"/>
            <w:sz w:val="24"/>
            <w:szCs w:val="24"/>
          </w:rPr>
          <w:t xml:space="preserve"> profissionais de segurança pública.</w:t>
        </w:r>
      </w:ins>
    </w:p>
    <w:p w14:paraId="61AD26AB" w14:textId="77777777" w:rsidR="00B4680D" w:rsidRDefault="00B4680D">
      <w:pPr>
        <w:spacing w:line="360" w:lineRule="auto"/>
        <w:ind w:left="0" w:hanging="2"/>
        <w:jc w:val="both"/>
        <w:rPr>
          <w:ins w:id="36" w:author="Marielly Agatha" w:date="2019-11-20T12:59:00Z"/>
          <w:rFonts w:ascii="Arial" w:eastAsia="Times New Roman" w:hAnsi="Arial" w:cs="Arial"/>
          <w:sz w:val="24"/>
          <w:szCs w:val="24"/>
        </w:rPr>
      </w:pPr>
    </w:p>
    <w:p w14:paraId="004689CA" w14:textId="77777777" w:rsidR="00E06B6B" w:rsidRDefault="00E06B6B">
      <w:pPr>
        <w:spacing w:line="360" w:lineRule="auto"/>
        <w:ind w:left="0" w:hanging="2"/>
        <w:jc w:val="both"/>
        <w:rPr>
          <w:noProof/>
          <w:lang w:eastAsia="pt-BR"/>
        </w:rPr>
      </w:pPr>
      <w:commentRangeStart w:id="37"/>
      <w:r>
        <w:rPr>
          <w:noProof/>
          <w:lang w:eastAsia="pt-BR"/>
        </w:rPr>
        <w:drawing>
          <wp:inline distT="0" distB="0" distL="0" distR="0" wp14:anchorId="3280DDC0" wp14:editId="252B1161">
            <wp:extent cx="2407920" cy="1504950"/>
            <wp:effectExtent l="0" t="0" r="0" b="0"/>
            <wp:docPr id="1028" name="Imagem 1028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B6B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54391B3" wp14:editId="1944E6B3">
            <wp:extent cx="2890080" cy="2226694"/>
            <wp:effectExtent l="0" t="0" r="5715" b="2540"/>
            <wp:docPr id="1029" name="Imagem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00613" cy="22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 w:rsidR="00D27056">
        <w:rPr>
          <w:rStyle w:val="Refdecomentrio"/>
        </w:rPr>
        <w:commentReference w:id="30"/>
      </w:r>
      <w:commentRangeEnd w:id="37"/>
      <w:r w:rsidR="003B0A03">
        <w:rPr>
          <w:rStyle w:val="Refdecomentrio"/>
        </w:rPr>
        <w:commentReference w:id="37"/>
      </w:r>
    </w:p>
    <w:p w14:paraId="1DF489EA" w14:textId="4818F4BE" w:rsidR="00093B14" w:rsidRDefault="00E06B6B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Cs w:val="24"/>
        </w:rPr>
        <w:t>Figura 10</w:t>
      </w:r>
      <w:r w:rsidRPr="000007B6">
        <w:rPr>
          <w:rFonts w:ascii="Arial" w:eastAsia="Times New Roman" w:hAnsi="Arial" w:cs="Arial"/>
          <w:color w:val="FF0000"/>
          <w:szCs w:val="24"/>
        </w:rPr>
        <w:t>: Exemplo de munição letal à esquerda e munição de impacto controlado calibre 40</w:t>
      </w:r>
      <w:r w:rsidR="00282CF1">
        <w:rPr>
          <w:rFonts w:ascii="Arial" w:eastAsia="Times New Roman" w:hAnsi="Arial" w:cs="Arial"/>
          <w:color w:val="FF0000"/>
          <w:szCs w:val="24"/>
        </w:rPr>
        <w:t xml:space="preserve"> 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mm à direita. </w:t>
      </w:r>
      <w:r w:rsidRPr="000007B6">
        <w:rPr>
          <w:rFonts w:ascii="Arial" w:eastAsia="Times New Roman" w:hAnsi="Arial" w:cs="Arial"/>
          <w:b/>
          <w:color w:val="FF0000"/>
          <w:szCs w:val="24"/>
        </w:rPr>
        <w:t>Fonte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: </w:t>
      </w:r>
      <w:proofErr w:type="spellStart"/>
      <w:r w:rsidRPr="000007B6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Pr="000007B6">
        <w:rPr>
          <w:rFonts w:ascii="Arial" w:eastAsia="Times New Roman" w:hAnsi="Arial" w:cs="Arial"/>
          <w:color w:val="FF0000"/>
          <w:szCs w:val="24"/>
        </w:rPr>
        <w:t>-UFSC (2019).</w:t>
      </w:r>
    </w:p>
    <w:p w14:paraId="5D26150F" w14:textId="27A77188" w:rsidR="00664201" w:rsidRPr="000007B6" w:rsidRDefault="00664201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50F0CCCE" w14:textId="2B85E83E" w:rsidR="001E6DEB" w:rsidRDefault="001E6DEB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Como discutido anteriormente, embora as munições de impacto controlado sejam projetadas para serem alternativas não letais nas intervenções, a não</w:t>
      </w:r>
      <w:r w:rsidR="00D63F7C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 xml:space="preserve">letalidade só será garantida pelo uso correto e responsável do profissional que </w:t>
      </w:r>
      <w:r w:rsidR="00557192">
        <w:rPr>
          <w:rFonts w:ascii="Arial" w:eastAsia="Times New Roman" w:hAnsi="Arial" w:cs="Arial"/>
          <w:sz w:val="24"/>
          <w:szCs w:val="24"/>
        </w:rPr>
        <w:t>utilizá-las</w:t>
      </w:r>
      <w:r>
        <w:rPr>
          <w:rFonts w:ascii="Arial" w:eastAsia="Times New Roman" w:hAnsi="Arial" w:cs="Arial"/>
          <w:sz w:val="24"/>
          <w:szCs w:val="24"/>
        </w:rPr>
        <w:t xml:space="preserve">. Além disso, as munições letais não podem ser chamadas de “munições reais”, </w:t>
      </w:r>
      <w:r w:rsidR="00D3498E">
        <w:rPr>
          <w:rFonts w:ascii="Arial" w:eastAsia="Times New Roman" w:hAnsi="Arial" w:cs="Arial"/>
          <w:sz w:val="24"/>
          <w:szCs w:val="24"/>
        </w:rPr>
        <w:t xml:space="preserve">pois </w:t>
      </w:r>
      <w:r>
        <w:rPr>
          <w:rFonts w:ascii="Arial" w:eastAsia="Times New Roman" w:hAnsi="Arial" w:cs="Arial"/>
          <w:sz w:val="24"/>
          <w:szCs w:val="24"/>
        </w:rPr>
        <w:t xml:space="preserve">a munição de impacto controlado também é um objeto real. </w:t>
      </w:r>
    </w:p>
    <w:p w14:paraId="0AD28937" w14:textId="4B2B4F4B" w:rsidR="001E6DEB" w:rsidRDefault="001E6DEB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>Por es</w:t>
      </w:r>
      <w:r w:rsidR="00D63F7C">
        <w:rPr>
          <w:rFonts w:ascii="Arial" w:eastAsia="Times New Roman" w:hAnsi="Arial" w:cs="Arial"/>
          <w:sz w:val="24"/>
          <w:szCs w:val="24"/>
        </w:rPr>
        <w:t>s</w:t>
      </w:r>
      <w:r>
        <w:rPr>
          <w:rFonts w:ascii="Arial" w:eastAsia="Times New Roman" w:hAnsi="Arial" w:cs="Arial"/>
          <w:sz w:val="24"/>
          <w:szCs w:val="24"/>
        </w:rPr>
        <w:t xml:space="preserve">e motivo, a fim de </w:t>
      </w:r>
      <w:r w:rsidR="005C40C0">
        <w:rPr>
          <w:rFonts w:ascii="Arial" w:eastAsia="Times New Roman" w:hAnsi="Arial" w:cs="Arial"/>
          <w:sz w:val="24"/>
          <w:szCs w:val="24"/>
        </w:rPr>
        <w:t>padronizar</w:t>
      </w:r>
      <w:r>
        <w:rPr>
          <w:rFonts w:ascii="Arial" w:eastAsia="Times New Roman" w:hAnsi="Arial" w:cs="Arial"/>
          <w:sz w:val="24"/>
          <w:szCs w:val="24"/>
        </w:rPr>
        <w:t xml:space="preserve"> a linguagem dos profissionais de segurança pública, utilizaremos sempre a expressão </w:t>
      </w:r>
      <w:r w:rsidRPr="000007B6">
        <w:rPr>
          <w:rFonts w:ascii="Arial" w:eastAsia="Times New Roman" w:hAnsi="Arial" w:cs="Arial"/>
          <w:b/>
          <w:sz w:val="24"/>
          <w:szCs w:val="24"/>
        </w:rPr>
        <w:t>munição letal e munição não letal,</w:t>
      </w:r>
      <w:r>
        <w:rPr>
          <w:rFonts w:ascii="Arial" w:eastAsia="Times New Roman" w:hAnsi="Arial" w:cs="Arial"/>
          <w:sz w:val="24"/>
          <w:szCs w:val="24"/>
        </w:rPr>
        <w:t xml:space="preserve"> ou seja, consideraremos a finalidade de seu uso e propósito.</w:t>
      </w:r>
    </w:p>
    <w:p w14:paraId="0554B78C" w14:textId="578DBE05" w:rsidR="00664201" w:rsidRPr="000007B6" w:rsidRDefault="001E6DEB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&lt;H2&gt;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Modelos de munições de impacto controlado no </w:t>
      </w:r>
      <w:r w:rsidRPr="00A2183B">
        <w:rPr>
          <w:rFonts w:ascii="Arial" w:eastAsia="Times New Roman" w:hAnsi="Arial" w:cs="Arial"/>
          <w:b/>
          <w:sz w:val="24"/>
          <w:szCs w:val="24"/>
        </w:rPr>
        <w:t>calibre 12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&lt;/H2&gt;</w:t>
      </w:r>
    </w:p>
    <w:p w14:paraId="1A050C46" w14:textId="73BFB47C" w:rsidR="00020608" w:rsidRPr="00827375" w:rsidRDefault="000130D8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São munições compostas por </w:t>
      </w:r>
      <w:r w:rsidR="00020608" w:rsidRPr="00827375">
        <w:rPr>
          <w:rFonts w:ascii="Arial" w:eastAsia="Times New Roman" w:hAnsi="Arial" w:cs="Arial"/>
          <w:sz w:val="24"/>
          <w:szCs w:val="24"/>
        </w:rPr>
        <w:t>projéteis de elastômero</w:t>
      </w:r>
      <w:r>
        <w:rPr>
          <w:rFonts w:ascii="Arial" w:eastAsia="Times New Roman" w:hAnsi="Arial" w:cs="Arial"/>
          <w:sz w:val="24"/>
          <w:szCs w:val="24"/>
        </w:rPr>
        <w:t xml:space="preserve"> (borracha)</w:t>
      </w:r>
      <w:r w:rsidR="00D3498E">
        <w:rPr>
          <w:rFonts w:ascii="Arial" w:eastAsia="Times New Roman" w:hAnsi="Arial" w:cs="Arial"/>
          <w:sz w:val="24"/>
          <w:szCs w:val="24"/>
        </w:rPr>
        <w:t>. P</w:t>
      </w:r>
      <w:r w:rsidRPr="000130D8">
        <w:rPr>
          <w:rFonts w:ascii="Arial" w:eastAsia="Times New Roman" w:hAnsi="Arial" w:cs="Arial"/>
          <w:sz w:val="24"/>
          <w:szCs w:val="24"/>
        </w:rPr>
        <w:t>odem ser disparadas por espingardas tipo “</w:t>
      </w:r>
      <w:proofErr w:type="spellStart"/>
      <w:r w:rsidRPr="000007B6">
        <w:rPr>
          <w:rFonts w:ascii="Arial" w:eastAsia="Times New Roman" w:hAnsi="Arial" w:cs="Arial"/>
          <w:i/>
          <w:sz w:val="24"/>
          <w:szCs w:val="24"/>
          <w:highlight w:val="cyan"/>
        </w:rPr>
        <w:t>pump</w:t>
      </w:r>
      <w:proofErr w:type="spellEnd"/>
      <w:r w:rsidRPr="000007B6">
        <w:rPr>
          <w:rFonts w:ascii="Arial" w:eastAsia="Times New Roman" w:hAnsi="Arial" w:cs="Arial"/>
          <w:i/>
          <w:sz w:val="24"/>
          <w:szCs w:val="24"/>
          <w:highlight w:val="cyan"/>
        </w:rPr>
        <w:t xml:space="preserve"> </w:t>
      </w:r>
      <w:proofErr w:type="spellStart"/>
      <w:r w:rsidRPr="000007B6">
        <w:rPr>
          <w:rFonts w:ascii="Arial" w:eastAsia="Times New Roman" w:hAnsi="Arial" w:cs="Arial"/>
          <w:i/>
          <w:sz w:val="24"/>
          <w:szCs w:val="24"/>
          <w:highlight w:val="cyan"/>
        </w:rPr>
        <w:t>action</w:t>
      </w:r>
      <w:proofErr w:type="spellEnd"/>
      <w:r w:rsidRPr="000130D8">
        <w:rPr>
          <w:rFonts w:ascii="Arial" w:eastAsia="Times New Roman" w:hAnsi="Arial" w:cs="Arial"/>
          <w:sz w:val="24"/>
          <w:szCs w:val="24"/>
        </w:rPr>
        <w:t xml:space="preserve">”, ou mesmo por espingardas </w:t>
      </w:r>
      <w:r w:rsidR="005C40C0" w:rsidRPr="000130D8">
        <w:rPr>
          <w:rFonts w:ascii="Arial" w:eastAsia="Times New Roman" w:hAnsi="Arial" w:cs="Arial"/>
          <w:sz w:val="24"/>
          <w:szCs w:val="24"/>
        </w:rPr>
        <w:t>semiautomáticas</w:t>
      </w:r>
      <w:r>
        <w:rPr>
          <w:rFonts w:ascii="Arial" w:eastAsia="Times New Roman" w:hAnsi="Arial" w:cs="Arial"/>
          <w:sz w:val="24"/>
          <w:szCs w:val="24"/>
        </w:rPr>
        <w:t xml:space="preserve"> no regime </w:t>
      </w:r>
      <w:proofErr w:type="spellStart"/>
      <w:r w:rsidRPr="000007B6">
        <w:rPr>
          <w:rFonts w:ascii="Arial" w:eastAsia="Times New Roman" w:hAnsi="Arial" w:cs="Arial"/>
          <w:i/>
          <w:sz w:val="24"/>
          <w:szCs w:val="24"/>
          <w:highlight w:val="cyan"/>
        </w:rPr>
        <w:t>pump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(bombeamento). P</w:t>
      </w:r>
      <w:r w:rsidR="00020608" w:rsidRPr="00827375">
        <w:rPr>
          <w:rFonts w:ascii="Arial" w:eastAsia="Times New Roman" w:hAnsi="Arial" w:cs="Arial"/>
          <w:sz w:val="24"/>
          <w:szCs w:val="24"/>
        </w:rPr>
        <w:t>os</w:t>
      </w:r>
      <w:r>
        <w:rPr>
          <w:rFonts w:ascii="Arial" w:eastAsia="Times New Roman" w:hAnsi="Arial" w:cs="Arial"/>
          <w:sz w:val="24"/>
          <w:szCs w:val="24"/>
        </w:rPr>
        <w:t xml:space="preserve">suem carga de projeção menor, </w:t>
      </w:r>
      <w:r w:rsidR="00020608" w:rsidRPr="00827375">
        <w:rPr>
          <w:rFonts w:ascii="Arial" w:eastAsia="Times New Roman" w:hAnsi="Arial" w:cs="Arial"/>
          <w:sz w:val="24"/>
          <w:szCs w:val="24"/>
        </w:rPr>
        <w:t xml:space="preserve">sendo </w:t>
      </w:r>
      <w:r w:rsidR="009C15D3">
        <w:rPr>
          <w:rFonts w:ascii="Arial" w:eastAsia="Times New Roman" w:hAnsi="Arial" w:cs="Arial"/>
          <w:sz w:val="24"/>
          <w:szCs w:val="24"/>
        </w:rPr>
        <w:t xml:space="preserve">assim, as espingardas são </w:t>
      </w:r>
      <w:r w:rsidR="00020608" w:rsidRPr="00827375">
        <w:rPr>
          <w:rFonts w:ascii="Arial" w:eastAsia="Times New Roman" w:hAnsi="Arial" w:cs="Arial"/>
          <w:sz w:val="24"/>
          <w:szCs w:val="24"/>
        </w:rPr>
        <w:t>utiliza</w:t>
      </w:r>
      <w:r w:rsidR="009C15D3">
        <w:rPr>
          <w:rFonts w:ascii="Arial" w:eastAsia="Times New Roman" w:hAnsi="Arial" w:cs="Arial"/>
          <w:sz w:val="24"/>
          <w:szCs w:val="24"/>
        </w:rPr>
        <w:t>das a uma distância</w:t>
      </w:r>
      <w:r w:rsidR="00020608" w:rsidRPr="00827375">
        <w:rPr>
          <w:rFonts w:ascii="Arial" w:eastAsia="Times New Roman" w:hAnsi="Arial" w:cs="Arial"/>
          <w:sz w:val="24"/>
          <w:szCs w:val="24"/>
        </w:rPr>
        <w:t xml:space="preserve"> </w:t>
      </w:r>
      <w:r w:rsidR="009C15D3">
        <w:rPr>
          <w:rFonts w:ascii="Arial" w:eastAsia="Times New Roman" w:hAnsi="Arial" w:cs="Arial"/>
          <w:sz w:val="24"/>
          <w:szCs w:val="24"/>
        </w:rPr>
        <w:t>que varia entre</w:t>
      </w:r>
      <w:r w:rsidR="00020608" w:rsidRPr="00827375">
        <w:rPr>
          <w:rFonts w:ascii="Arial" w:eastAsia="Times New Roman" w:hAnsi="Arial" w:cs="Arial"/>
          <w:sz w:val="24"/>
          <w:szCs w:val="24"/>
        </w:rPr>
        <w:t xml:space="preserve"> 20 </w:t>
      </w:r>
      <w:r w:rsidR="009C15D3">
        <w:rPr>
          <w:rFonts w:ascii="Arial" w:eastAsia="Times New Roman" w:hAnsi="Arial" w:cs="Arial"/>
          <w:sz w:val="24"/>
          <w:szCs w:val="24"/>
        </w:rPr>
        <w:t>e</w:t>
      </w:r>
      <w:r w:rsidR="00020608" w:rsidRPr="00827375">
        <w:rPr>
          <w:rFonts w:ascii="Arial" w:eastAsia="Times New Roman" w:hAnsi="Arial" w:cs="Arial"/>
          <w:sz w:val="24"/>
          <w:szCs w:val="24"/>
        </w:rPr>
        <w:t xml:space="preserve"> 50 metros</w:t>
      </w:r>
      <w:r w:rsidR="00D3498E">
        <w:rPr>
          <w:rFonts w:ascii="Arial" w:eastAsia="Times New Roman" w:hAnsi="Arial" w:cs="Arial"/>
          <w:sz w:val="24"/>
          <w:szCs w:val="24"/>
        </w:rPr>
        <w:t xml:space="preserve">. Fique sempre atento </w:t>
      </w:r>
      <w:r w:rsidR="00A9582C">
        <w:rPr>
          <w:rFonts w:ascii="Arial" w:eastAsia="Times New Roman" w:hAnsi="Arial" w:cs="Arial"/>
          <w:sz w:val="24"/>
          <w:szCs w:val="24"/>
        </w:rPr>
        <w:t>à</w:t>
      </w:r>
      <w:r w:rsidR="00D3498E">
        <w:rPr>
          <w:rFonts w:ascii="Arial" w:eastAsia="Times New Roman" w:hAnsi="Arial" w:cs="Arial"/>
          <w:sz w:val="24"/>
          <w:szCs w:val="24"/>
        </w:rPr>
        <w:t>s orientações d</w:t>
      </w:r>
      <w:r w:rsidR="00020608" w:rsidRPr="00827375">
        <w:rPr>
          <w:rFonts w:ascii="Arial" w:eastAsia="Times New Roman" w:hAnsi="Arial" w:cs="Arial"/>
          <w:sz w:val="24"/>
          <w:szCs w:val="24"/>
        </w:rPr>
        <w:t>a cartilha técnica de cada munição</w:t>
      </w:r>
      <w:r w:rsidR="00D3498E">
        <w:rPr>
          <w:rFonts w:ascii="Arial" w:eastAsia="Times New Roman" w:hAnsi="Arial" w:cs="Arial"/>
          <w:sz w:val="24"/>
          <w:szCs w:val="24"/>
        </w:rPr>
        <w:t>.</w:t>
      </w:r>
      <w:r w:rsidR="00020608" w:rsidRPr="00827375">
        <w:rPr>
          <w:rFonts w:ascii="Arial" w:eastAsia="Times New Roman" w:hAnsi="Arial" w:cs="Arial"/>
          <w:sz w:val="24"/>
          <w:szCs w:val="24"/>
        </w:rPr>
        <w:t xml:space="preserve"> </w:t>
      </w:r>
    </w:p>
    <w:p w14:paraId="7E08DE61" w14:textId="77777777" w:rsidR="00020608" w:rsidRPr="00827375" w:rsidRDefault="00020608" w:rsidP="00020608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2E3109B6" w14:textId="62FF2C40" w:rsidR="00020608" w:rsidRPr="00827375" w:rsidRDefault="00020608" w:rsidP="00020608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D94950" wp14:editId="2ADE40B4">
            <wp:extent cx="5400040" cy="1156335"/>
            <wp:effectExtent l="0" t="0" r="0" b="5715"/>
            <wp:docPr id="1027" name="Imagem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4A84" w14:textId="74AC1F6F" w:rsidR="00020608" w:rsidRPr="000007B6" w:rsidRDefault="000130D8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Cs w:val="24"/>
        </w:rPr>
        <w:t>Figura 11</w:t>
      </w:r>
      <w:r w:rsidRPr="000007B6">
        <w:rPr>
          <w:rFonts w:ascii="Arial" w:eastAsia="Times New Roman" w:hAnsi="Arial" w:cs="Arial"/>
          <w:color w:val="FF0000"/>
          <w:szCs w:val="24"/>
        </w:rPr>
        <w:t>: Espingarda cal</w:t>
      </w:r>
      <w:r w:rsidR="00282CF1">
        <w:rPr>
          <w:rFonts w:ascii="Arial" w:eastAsia="Times New Roman" w:hAnsi="Arial" w:cs="Arial"/>
          <w:color w:val="FF0000"/>
          <w:szCs w:val="24"/>
        </w:rPr>
        <w:t>ibre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 12. </w:t>
      </w:r>
      <w:r w:rsidR="00020608" w:rsidRPr="000007B6">
        <w:rPr>
          <w:rFonts w:ascii="Arial" w:eastAsia="Times New Roman" w:hAnsi="Arial" w:cs="Arial"/>
          <w:b/>
          <w:color w:val="FF0000"/>
          <w:szCs w:val="24"/>
        </w:rPr>
        <w:t>Fonte</w:t>
      </w:r>
      <w:r w:rsidR="00020608" w:rsidRPr="000007B6">
        <w:rPr>
          <w:rFonts w:ascii="Arial" w:eastAsia="Times New Roman" w:hAnsi="Arial" w:cs="Arial"/>
          <w:color w:val="FF0000"/>
          <w:szCs w:val="24"/>
        </w:rPr>
        <w:t>:</w:t>
      </w:r>
      <w:r w:rsidR="00A2183B">
        <w:rPr>
          <w:rFonts w:ascii="Arial" w:eastAsia="Times New Roman" w:hAnsi="Arial" w:cs="Arial"/>
          <w:color w:val="FF0000"/>
          <w:szCs w:val="24"/>
        </w:rPr>
        <w:t xml:space="preserve"> Rocha (2019)</w:t>
      </w:r>
      <w:r w:rsidR="00282CF1">
        <w:rPr>
          <w:rFonts w:ascii="Arial" w:eastAsia="Times New Roman" w:hAnsi="Arial" w:cs="Arial"/>
          <w:color w:val="FF0000"/>
          <w:szCs w:val="24"/>
        </w:rPr>
        <w:t>,</w:t>
      </w:r>
      <w:r>
        <w:rPr>
          <w:rFonts w:ascii="Arial" w:eastAsia="Times New Roman" w:hAnsi="Arial" w:cs="Arial"/>
          <w:color w:val="FF0000"/>
          <w:szCs w:val="24"/>
        </w:rPr>
        <w:t xml:space="preserve"> adaptado por </w:t>
      </w:r>
      <w:proofErr w:type="spellStart"/>
      <w:r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>
        <w:rPr>
          <w:rFonts w:ascii="Arial" w:eastAsia="Times New Roman" w:hAnsi="Arial" w:cs="Arial"/>
          <w:color w:val="FF0000"/>
          <w:szCs w:val="24"/>
        </w:rPr>
        <w:t>-UFSC (2019)</w:t>
      </w:r>
      <w:r w:rsidR="00020608" w:rsidRPr="000007B6">
        <w:rPr>
          <w:rFonts w:ascii="Arial" w:eastAsia="Times New Roman" w:hAnsi="Arial" w:cs="Arial"/>
          <w:color w:val="FF0000"/>
          <w:szCs w:val="24"/>
        </w:rPr>
        <w:t>.</w:t>
      </w:r>
    </w:p>
    <w:p w14:paraId="42116E02" w14:textId="77777777" w:rsidR="00020608" w:rsidRDefault="00020608" w:rsidP="00907FC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09B5DCCB" w14:textId="0A3ECB88" w:rsidR="009C15D3" w:rsidRDefault="009C15D3" w:rsidP="00907FC6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Temos três modelos de munição </w:t>
      </w:r>
      <w:r w:rsidR="005523EA">
        <w:rPr>
          <w:rFonts w:ascii="Arial" w:eastAsia="Times New Roman" w:hAnsi="Arial" w:cs="Arial"/>
          <w:sz w:val="24"/>
          <w:szCs w:val="24"/>
        </w:rPr>
        <w:t xml:space="preserve">de impacto controlado </w:t>
      </w:r>
      <w:r>
        <w:rPr>
          <w:rFonts w:ascii="Arial" w:eastAsia="Times New Roman" w:hAnsi="Arial" w:cs="Arial"/>
          <w:sz w:val="24"/>
          <w:szCs w:val="24"/>
        </w:rPr>
        <w:t xml:space="preserve">disponíveis neste calibre, a </w:t>
      </w:r>
      <w:r w:rsidRPr="000007B6">
        <w:rPr>
          <w:rFonts w:ascii="Arial" w:eastAsia="Times New Roman" w:hAnsi="Arial" w:cs="Arial"/>
          <w:b/>
          <w:sz w:val="24"/>
          <w:szCs w:val="24"/>
        </w:rPr>
        <w:t>munição de mono</w:t>
      </w:r>
      <w:r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b/>
          <w:sz w:val="24"/>
          <w:szCs w:val="24"/>
        </w:rPr>
        <w:t>impacto com projétil cilíndrico</w:t>
      </w:r>
      <w:r>
        <w:rPr>
          <w:rFonts w:ascii="Arial" w:eastAsia="Times New Roman" w:hAnsi="Arial" w:cs="Arial"/>
          <w:sz w:val="24"/>
          <w:szCs w:val="24"/>
        </w:rPr>
        <w:t xml:space="preserve">, a 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munição de </w:t>
      </w:r>
      <w:proofErr w:type="spellStart"/>
      <w:r w:rsidRPr="000007B6">
        <w:rPr>
          <w:rFonts w:ascii="Arial" w:eastAsia="Times New Roman" w:hAnsi="Arial" w:cs="Arial"/>
          <w:b/>
          <w:sz w:val="24"/>
          <w:szCs w:val="24"/>
        </w:rPr>
        <w:t>monoimpacto</w:t>
      </w:r>
      <w:proofErr w:type="spellEnd"/>
      <w:r w:rsidRPr="000007B6">
        <w:rPr>
          <w:rFonts w:ascii="Arial" w:eastAsia="Times New Roman" w:hAnsi="Arial" w:cs="Arial"/>
          <w:b/>
          <w:sz w:val="24"/>
          <w:szCs w:val="24"/>
        </w:rPr>
        <w:t xml:space="preserve"> de precisão com projétil dotado de saia estabilizadora e de base oca</w:t>
      </w:r>
      <w:r>
        <w:rPr>
          <w:rFonts w:ascii="Arial" w:eastAsia="Times New Roman" w:hAnsi="Arial" w:cs="Arial"/>
          <w:sz w:val="24"/>
          <w:szCs w:val="24"/>
        </w:rPr>
        <w:t xml:space="preserve"> e a </w:t>
      </w:r>
      <w:r w:rsidRPr="000007B6">
        <w:rPr>
          <w:rFonts w:ascii="Arial" w:eastAsia="Times New Roman" w:hAnsi="Arial" w:cs="Arial"/>
          <w:b/>
          <w:sz w:val="24"/>
          <w:szCs w:val="24"/>
        </w:rPr>
        <w:t>munição de tri-impacto com projéteis esféricos</w:t>
      </w:r>
      <w:r>
        <w:rPr>
          <w:rFonts w:ascii="Arial" w:eastAsia="Times New Roman" w:hAnsi="Arial" w:cs="Arial"/>
          <w:sz w:val="24"/>
          <w:szCs w:val="24"/>
        </w:rPr>
        <w:t>, todos eles são munições de elastômero.</w:t>
      </w:r>
      <w:r w:rsidR="005C40C0">
        <w:rPr>
          <w:rFonts w:ascii="Arial" w:eastAsia="Times New Roman" w:hAnsi="Arial" w:cs="Arial"/>
          <w:sz w:val="24"/>
          <w:szCs w:val="24"/>
        </w:rPr>
        <w:t xml:space="preserve"> Vejamos a seguir quais são as características de estrutura e de uso de cada uma delas.</w:t>
      </w:r>
    </w:p>
    <w:p w14:paraId="669D25E5" w14:textId="6C6315DE" w:rsidR="0025750E" w:rsidRPr="000007B6" w:rsidRDefault="0025750E" w:rsidP="00907FC6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&lt;H3&gt;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Munições </w:t>
      </w:r>
      <w:r w:rsidRPr="00A32CBE">
        <w:rPr>
          <w:rFonts w:ascii="Arial" w:eastAsia="Times New Roman" w:hAnsi="Arial" w:cs="Arial"/>
          <w:b/>
          <w:sz w:val="24"/>
          <w:szCs w:val="24"/>
        </w:rPr>
        <w:t xml:space="preserve">de </w:t>
      </w:r>
      <w:proofErr w:type="spellStart"/>
      <w:r w:rsidR="00A32CBE" w:rsidRPr="001C4C4F">
        <w:rPr>
          <w:rFonts w:ascii="Arial" w:eastAsia="Times New Roman" w:hAnsi="Arial" w:cs="Arial"/>
          <w:b/>
          <w:sz w:val="24"/>
          <w:szCs w:val="24"/>
        </w:rPr>
        <w:t>m</w:t>
      </w:r>
      <w:r w:rsidRPr="00A32CBE">
        <w:rPr>
          <w:rFonts w:ascii="Arial" w:eastAsia="Times New Roman" w:hAnsi="Arial" w:cs="Arial"/>
          <w:b/>
          <w:sz w:val="24"/>
          <w:szCs w:val="24"/>
        </w:rPr>
        <w:t>ono</w:t>
      </w:r>
      <w:r w:rsidR="00A32CBE" w:rsidRPr="001C4C4F">
        <w:rPr>
          <w:rFonts w:ascii="Arial" w:eastAsia="Times New Roman" w:hAnsi="Arial" w:cs="Arial"/>
          <w:b/>
          <w:sz w:val="24"/>
          <w:szCs w:val="24"/>
        </w:rPr>
        <w:t>i</w:t>
      </w:r>
      <w:r w:rsidRPr="00A32CBE">
        <w:rPr>
          <w:rFonts w:ascii="Arial" w:eastAsia="Times New Roman" w:hAnsi="Arial" w:cs="Arial"/>
          <w:b/>
          <w:sz w:val="24"/>
          <w:szCs w:val="24"/>
        </w:rPr>
        <w:t>mpacto</w:t>
      </w:r>
      <w:proofErr w:type="spellEnd"/>
      <w:r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01866" w:rsidRPr="000007B6">
        <w:rPr>
          <w:rFonts w:ascii="Arial" w:eastAsia="Times New Roman" w:hAnsi="Arial" w:cs="Arial"/>
          <w:b/>
          <w:sz w:val="24"/>
          <w:szCs w:val="24"/>
        </w:rPr>
        <w:t xml:space="preserve">no calibre </w:t>
      </w:r>
      <w:r w:rsidR="00101866" w:rsidRPr="00435B17">
        <w:rPr>
          <w:rFonts w:ascii="Arial" w:eastAsia="Times New Roman" w:hAnsi="Arial" w:cs="Arial"/>
          <w:b/>
          <w:sz w:val="24"/>
          <w:szCs w:val="24"/>
        </w:rPr>
        <w:t>12</w:t>
      </w:r>
      <w:r w:rsidR="00101866"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01866"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&lt;/H3&gt;</w:t>
      </w:r>
    </w:p>
    <w:p w14:paraId="740059D0" w14:textId="77777777" w:rsidR="005523EA" w:rsidRDefault="005523EA" w:rsidP="005523E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Quando caracterizamos a munição de impacto controlado como sendo de mono impacto, significa que em seu estojo encontramos</w:t>
      </w:r>
      <w:r w:rsidRPr="009C15D3">
        <w:rPr>
          <w:rFonts w:ascii="Arial" w:eastAsia="Times New Roman" w:hAnsi="Arial" w:cs="Arial"/>
          <w:sz w:val="24"/>
          <w:szCs w:val="24"/>
        </w:rPr>
        <w:t xml:space="preserve"> somente um projétil, produzindo um único impacto no agressor</w:t>
      </w:r>
      <w:r>
        <w:rPr>
          <w:rFonts w:ascii="Arial" w:eastAsia="Times New Roman" w:hAnsi="Arial" w:cs="Arial"/>
          <w:sz w:val="24"/>
          <w:szCs w:val="24"/>
        </w:rPr>
        <w:t xml:space="preserve">. </w:t>
      </w:r>
    </w:p>
    <w:commentRangeStart w:id="38"/>
    <w:p w14:paraId="202BB62D" w14:textId="47F8A9D3" w:rsidR="005523EA" w:rsidRDefault="005523EA" w:rsidP="005523E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inline distT="0" distB="0" distL="0" distR="0" wp14:anchorId="2997D673" wp14:editId="410AC89A">
                <wp:extent cx="2472522" cy="2472522"/>
                <wp:effectExtent l="0" t="0" r="23495" b="23495"/>
                <wp:docPr id="1035" name="Retângulo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522" cy="2472522"/>
                        </a:xfrm>
                        <a:prstGeom prst="rect">
                          <a:avLst/>
                        </a:prstGeom>
                        <a:blipFill rotWithShape="1">
                          <a:blip r:embed="rId2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0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865D31" id="Retângulo 1035" o:spid="_x0000_s1026" style="width:194.7pt;height:19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" strokecolor="white [3201]" strokeweight="2pt">
                <v:fill r:id="rId32" o:title="" recolor="t" rotate="t" type="frame"/>
                <w10:anchorlock/>
              </v:rect>
            </w:pict>
          </mc:Fallback>
        </mc:AlternateContent>
      </w:r>
      <w:commentRangeEnd w:id="38"/>
      <w:r w:rsidR="0011176B">
        <w:rPr>
          <w:rStyle w:val="Refdecomentrio"/>
        </w:rPr>
        <w:commentReference w:id="38"/>
      </w:r>
    </w:p>
    <w:p w14:paraId="68757B07" w14:textId="7E8CF45E" w:rsidR="005523EA" w:rsidRPr="000007B6" w:rsidRDefault="005523EA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Cs w:val="24"/>
        </w:rPr>
        <w:t>Figura 12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: </w:t>
      </w:r>
      <w:r w:rsidR="00D3498E">
        <w:rPr>
          <w:rFonts w:ascii="Arial" w:hAnsi="Arial" w:cs="Arial"/>
          <w:color w:val="FF0000"/>
          <w:szCs w:val="24"/>
        </w:rPr>
        <w:t>M</w:t>
      </w:r>
      <w:r w:rsidRPr="000007B6">
        <w:rPr>
          <w:rFonts w:ascii="Arial" w:hAnsi="Arial" w:cs="Arial"/>
          <w:color w:val="FF0000"/>
          <w:szCs w:val="24"/>
        </w:rPr>
        <w:t xml:space="preserve">unição de </w:t>
      </w:r>
      <w:proofErr w:type="spellStart"/>
      <w:r w:rsidRPr="000007B6">
        <w:rPr>
          <w:rFonts w:ascii="Arial" w:hAnsi="Arial" w:cs="Arial"/>
          <w:color w:val="FF0000"/>
          <w:szCs w:val="24"/>
        </w:rPr>
        <w:t>monoimpacto</w:t>
      </w:r>
      <w:proofErr w:type="spellEnd"/>
      <w:r w:rsidRPr="000007B6">
        <w:rPr>
          <w:rFonts w:ascii="Arial" w:hAnsi="Arial" w:cs="Arial"/>
          <w:color w:val="FF0000"/>
          <w:szCs w:val="24"/>
        </w:rPr>
        <w:t xml:space="preserve"> com projétil cilíndrico. </w:t>
      </w:r>
      <w:r w:rsidRPr="000007B6">
        <w:rPr>
          <w:rFonts w:ascii="Arial" w:hAnsi="Arial" w:cs="Arial"/>
          <w:b/>
          <w:color w:val="FF0000"/>
          <w:szCs w:val="24"/>
        </w:rPr>
        <w:t>Fonte:</w:t>
      </w:r>
      <w:r w:rsidRPr="000007B6">
        <w:rPr>
          <w:rFonts w:ascii="Arial" w:hAnsi="Arial" w:cs="Arial"/>
          <w:color w:val="FF0000"/>
          <w:szCs w:val="24"/>
        </w:rPr>
        <w:t xml:space="preserve"> </w:t>
      </w:r>
      <w:r w:rsidR="00A2183B">
        <w:rPr>
          <w:rFonts w:ascii="Arial" w:hAnsi="Arial" w:cs="Arial"/>
          <w:color w:val="FF0000"/>
          <w:szCs w:val="24"/>
        </w:rPr>
        <w:t>Rocha (2019)</w:t>
      </w:r>
      <w:r w:rsidR="006C0FB7">
        <w:rPr>
          <w:rFonts w:ascii="Arial" w:hAnsi="Arial" w:cs="Arial"/>
          <w:color w:val="FF0000"/>
          <w:szCs w:val="24"/>
        </w:rPr>
        <w:t>,</w:t>
      </w:r>
      <w:r w:rsidRPr="000007B6">
        <w:rPr>
          <w:rFonts w:ascii="Arial" w:hAnsi="Arial" w:cs="Arial"/>
          <w:color w:val="FF0000"/>
          <w:szCs w:val="24"/>
        </w:rPr>
        <w:t xml:space="preserve"> adaptado por </w:t>
      </w:r>
      <w:proofErr w:type="spellStart"/>
      <w:r w:rsidRPr="000007B6">
        <w:rPr>
          <w:rFonts w:ascii="Arial" w:hAnsi="Arial" w:cs="Arial"/>
          <w:color w:val="FF0000"/>
          <w:szCs w:val="24"/>
        </w:rPr>
        <w:t>labSEAD</w:t>
      </w:r>
      <w:proofErr w:type="spellEnd"/>
      <w:r w:rsidRPr="000007B6">
        <w:rPr>
          <w:rFonts w:ascii="Arial" w:hAnsi="Arial" w:cs="Arial"/>
          <w:color w:val="FF0000"/>
          <w:szCs w:val="24"/>
        </w:rPr>
        <w:t>-UFSC (2019).</w:t>
      </w:r>
    </w:p>
    <w:p w14:paraId="371D8BBB" w14:textId="77777777" w:rsidR="005C40C0" w:rsidRDefault="005C40C0" w:rsidP="00711A70">
      <w:pPr>
        <w:spacing w:after="0" w:line="360" w:lineRule="auto"/>
        <w:ind w:left="0" w:hanging="2"/>
        <w:jc w:val="both"/>
        <w:rPr>
          <w:rFonts w:ascii="Arial" w:hAnsi="Arial" w:cs="Arial"/>
          <w:b/>
          <w:sz w:val="24"/>
          <w:szCs w:val="24"/>
        </w:rPr>
      </w:pPr>
    </w:p>
    <w:p w14:paraId="23D49360" w14:textId="0087B6D5" w:rsidR="00711A70" w:rsidRDefault="005C40C0" w:rsidP="00711A70">
      <w:pPr>
        <w:spacing w:after="0"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</w:t>
      </w:r>
      <w:r w:rsidR="00711A70" w:rsidRPr="000007B6">
        <w:rPr>
          <w:rFonts w:ascii="Arial" w:hAnsi="Arial" w:cs="Arial"/>
          <w:b/>
          <w:sz w:val="24"/>
          <w:szCs w:val="24"/>
        </w:rPr>
        <w:t xml:space="preserve"> munição de </w:t>
      </w:r>
      <w:proofErr w:type="spellStart"/>
      <w:r w:rsidR="005523EA">
        <w:rPr>
          <w:rFonts w:ascii="Arial" w:hAnsi="Arial" w:cs="Arial"/>
          <w:b/>
          <w:sz w:val="24"/>
          <w:szCs w:val="24"/>
        </w:rPr>
        <w:t>mono</w:t>
      </w:r>
      <w:r w:rsidR="00711A70" w:rsidRPr="000007B6">
        <w:rPr>
          <w:rFonts w:ascii="Arial" w:hAnsi="Arial" w:cs="Arial"/>
          <w:b/>
          <w:sz w:val="24"/>
          <w:szCs w:val="24"/>
        </w:rPr>
        <w:t>impacto</w:t>
      </w:r>
      <w:proofErr w:type="spellEnd"/>
      <w:r w:rsidR="00711A70" w:rsidRPr="000007B6">
        <w:rPr>
          <w:rFonts w:ascii="Arial" w:hAnsi="Arial" w:cs="Arial"/>
          <w:b/>
          <w:sz w:val="24"/>
          <w:szCs w:val="24"/>
        </w:rPr>
        <w:t xml:space="preserve"> com projétil cilíndrico</w:t>
      </w:r>
      <w:r w:rsidR="00711A70" w:rsidRPr="003D6D03">
        <w:rPr>
          <w:rFonts w:ascii="Arial" w:hAnsi="Arial" w:cs="Arial"/>
          <w:sz w:val="24"/>
          <w:szCs w:val="24"/>
        </w:rPr>
        <w:t xml:space="preserve"> não </w:t>
      </w:r>
      <w:r w:rsidR="00711A70">
        <w:rPr>
          <w:rFonts w:ascii="Arial" w:hAnsi="Arial" w:cs="Arial"/>
          <w:sz w:val="24"/>
          <w:szCs w:val="24"/>
        </w:rPr>
        <w:t>é muito</w:t>
      </w:r>
      <w:r w:rsidR="00711A70" w:rsidRPr="003D6D03">
        <w:rPr>
          <w:rFonts w:ascii="Arial" w:hAnsi="Arial" w:cs="Arial"/>
          <w:sz w:val="24"/>
          <w:szCs w:val="24"/>
        </w:rPr>
        <w:t xml:space="preserve"> eficaz</w:t>
      </w:r>
      <w:r w:rsidR="00711A70">
        <w:rPr>
          <w:rFonts w:ascii="Arial" w:hAnsi="Arial" w:cs="Arial"/>
          <w:sz w:val="24"/>
          <w:szCs w:val="24"/>
        </w:rPr>
        <w:t xml:space="preserve"> nas intervenções,</w:t>
      </w:r>
      <w:r w:rsidR="00711A70" w:rsidRPr="003D6D03">
        <w:rPr>
          <w:rFonts w:ascii="Arial" w:hAnsi="Arial" w:cs="Arial"/>
          <w:sz w:val="24"/>
          <w:szCs w:val="24"/>
        </w:rPr>
        <w:t xml:space="preserve"> tendo em vista ating</w:t>
      </w:r>
      <w:r w:rsidR="00711A70">
        <w:rPr>
          <w:rFonts w:ascii="Arial" w:hAnsi="Arial" w:cs="Arial"/>
          <w:sz w:val="24"/>
          <w:szCs w:val="24"/>
        </w:rPr>
        <w:t xml:space="preserve">ir o alvo de maneira imprecisa, </w:t>
      </w:r>
      <w:r w:rsidR="00711A70" w:rsidRPr="003D6D03">
        <w:rPr>
          <w:rFonts w:ascii="Arial" w:hAnsi="Arial" w:cs="Arial"/>
          <w:sz w:val="24"/>
          <w:szCs w:val="24"/>
        </w:rPr>
        <w:t>pode</w:t>
      </w:r>
      <w:r w:rsidR="00711A70">
        <w:rPr>
          <w:rFonts w:ascii="Arial" w:hAnsi="Arial" w:cs="Arial"/>
          <w:sz w:val="24"/>
          <w:szCs w:val="24"/>
        </w:rPr>
        <w:t>ndo</w:t>
      </w:r>
      <w:r w:rsidR="00711A70" w:rsidRPr="003D6D03">
        <w:rPr>
          <w:rFonts w:ascii="Arial" w:hAnsi="Arial" w:cs="Arial"/>
          <w:sz w:val="24"/>
          <w:szCs w:val="24"/>
        </w:rPr>
        <w:t xml:space="preserve"> causar lesões do tipo corte. Isso ocorre porque as armas empregadas para a sua projeção não possuem </w:t>
      </w:r>
      <w:r w:rsidR="00711A70" w:rsidRPr="000007B6">
        <w:rPr>
          <w:rFonts w:ascii="Arial" w:hAnsi="Arial" w:cs="Arial"/>
          <w:b/>
          <w:color w:val="76923C" w:themeColor="accent3" w:themeShade="BF"/>
          <w:sz w:val="24"/>
          <w:szCs w:val="24"/>
        </w:rPr>
        <w:t>raiamento</w:t>
      </w:r>
      <w:r w:rsidR="00711A70" w:rsidRPr="000007B6">
        <w:rPr>
          <w:rFonts w:ascii="Arial" w:hAnsi="Arial" w:cs="Arial"/>
          <w:color w:val="76923C" w:themeColor="accent3" w:themeShade="BF"/>
          <w:sz w:val="24"/>
          <w:szCs w:val="24"/>
        </w:rPr>
        <w:t xml:space="preserve"> </w:t>
      </w:r>
      <w:r w:rsidR="00711A70" w:rsidRPr="003D6D03">
        <w:rPr>
          <w:rFonts w:ascii="Arial" w:hAnsi="Arial" w:cs="Arial"/>
          <w:sz w:val="24"/>
          <w:szCs w:val="24"/>
        </w:rPr>
        <w:t xml:space="preserve">e a forma do projétil </w:t>
      </w:r>
      <w:r w:rsidR="00711A70">
        <w:rPr>
          <w:rFonts w:ascii="Arial" w:hAnsi="Arial" w:cs="Arial"/>
          <w:sz w:val="24"/>
          <w:szCs w:val="24"/>
        </w:rPr>
        <w:t xml:space="preserve">(cilíndrico) </w:t>
      </w:r>
      <w:r w:rsidR="00711A70" w:rsidRPr="003D6D03">
        <w:rPr>
          <w:rFonts w:ascii="Arial" w:hAnsi="Arial" w:cs="Arial"/>
          <w:sz w:val="24"/>
          <w:szCs w:val="24"/>
        </w:rPr>
        <w:t>sofre grande influência</w:t>
      </w:r>
      <w:r w:rsidR="00711A70">
        <w:rPr>
          <w:rFonts w:ascii="Arial" w:hAnsi="Arial" w:cs="Arial"/>
          <w:sz w:val="24"/>
          <w:szCs w:val="24"/>
        </w:rPr>
        <w:t xml:space="preserve"> do ar, </w:t>
      </w:r>
      <w:r w:rsidR="00711A70" w:rsidRPr="003D6D03">
        <w:rPr>
          <w:rFonts w:ascii="Arial" w:hAnsi="Arial" w:cs="Arial"/>
          <w:sz w:val="24"/>
          <w:szCs w:val="24"/>
        </w:rPr>
        <w:t xml:space="preserve">interferindo na estabilidade da projeção, </w:t>
      </w:r>
      <w:r w:rsidR="005523EA">
        <w:rPr>
          <w:rFonts w:ascii="Arial" w:hAnsi="Arial" w:cs="Arial"/>
          <w:sz w:val="24"/>
          <w:szCs w:val="24"/>
        </w:rPr>
        <w:t>no eixo de rotação e na</w:t>
      </w:r>
      <w:r w:rsidR="00711A70" w:rsidRPr="003D6D03">
        <w:rPr>
          <w:rFonts w:ascii="Arial" w:hAnsi="Arial" w:cs="Arial"/>
          <w:sz w:val="24"/>
          <w:szCs w:val="24"/>
        </w:rPr>
        <w:t xml:space="preserve"> </w:t>
      </w:r>
      <w:r w:rsidR="005523EA">
        <w:rPr>
          <w:rFonts w:ascii="Arial" w:hAnsi="Arial" w:cs="Arial"/>
          <w:sz w:val="24"/>
          <w:szCs w:val="24"/>
        </w:rPr>
        <w:t xml:space="preserve">sua </w:t>
      </w:r>
      <w:r w:rsidR="00711A70" w:rsidRPr="003D6D03">
        <w:rPr>
          <w:rFonts w:ascii="Arial" w:hAnsi="Arial" w:cs="Arial"/>
          <w:sz w:val="24"/>
          <w:szCs w:val="24"/>
        </w:rPr>
        <w:t>trajetória.</w:t>
      </w:r>
    </w:p>
    <w:p w14:paraId="7894760E" w14:textId="77777777" w:rsidR="005523EA" w:rsidRPr="003D6D03" w:rsidRDefault="005523EA" w:rsidP="00711A70">
      <w:pPr>
        <w:spacing w:after="0"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</w:p>
    <w:p w14:paraId="630BC142" w14:textId="0837ABE6" w:rsidR="005523EA" w:rsidRPr="000007B6" w:rsidRDefault="005523EA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  <w:t>&lt;Abrir Glossário&gt;</w:t>
      </w:r>
    </w:p>
    <w:p w14:paraId="5ACA4E3A" w14:textId="717DC671" w:rsidR="005523EA" w:rsidRPr="000007B6" w:rsidRDefault="005523EA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color w:val="76923C" w:themeColor="accent3" w:themeShade="BF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  <w:t>Raiamento</w:t>
      </w:r>
      <w:r w:rsidRPr="000007B6">
        <w:rPr>
          <w:rFonts w:ascii="Arial" w:eastAsia="Times New Roman" w:hAnsi="Arial" w:cs="Arial"/>
          <w:color w:val="76923C" w:themeColor="accent3" w:themeShade="BF"/>
          <w:sz w:val="24"/>
          <w:szCs w:val="24"/>
        </w:rPr>
        <w:t xml:space="preserve"> é o nome dado ao conjunto de raias em forma de espirais abertas, encontradas no interior de cano ou tubo de arma de fogo, responsáveis por imprimir movimento de rotação ao projétil e maior precisão no tiro.</w:t>
      </w:r>
    </w:p>
    <w:p w14:paraId="7345F547" w14:textId="65E3D250" w:rsidR="005523EA" w:rsidRPr="000007B6" w:rsidRDefault="005523EA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76923C" w:themeColor="accent3" w:themeShade="BF"/>
          <w:sz w:val="24"/>
          <w:szCs w:val="24"/>
        </w:rPr>
        <w:t>&lt;Fechar Glossário&gt;</w:t>
      </w:r>
    </w:p>
    <w:p w14:paraId="00EB2813" w14:textId="5D90C9EA" w:rsidR="00664201" w:rsidRPr="000007B6" w:rsidRDefault="005523EA" w:rsidP="001C4B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Apesar de não ser muito eficaz, </w:t>
      </w:r>
      <w:r>
        <w:rPr>
          <w:rFonts w:ascii="Arial" w:hAnsi="Arial" w:cs="Arial"/>
          <w:sz w:val="24"/>
          <w:szCs w:val="24"/>
        </w:rPr>
        <w:t>es</w:t>
      </w:r>
      <w:r w:rsidR="00A32CB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a munição</w:t>
      </w:r>
      <w:r w:rsidRPr="003D6D03">
        <w:rPr>
          <w:rFonts w:ascii="Arial" w:hAnsi="Arial" w:cs="Arial"/>
          <w:sz w:val="24"/>
          <w:szCs w:val="24"/>
        </w:rPr>
        <w:t xml:space="preserve"> é</w:t>
      </w:r>
      <w:r>
        <w:rPr>
          <w:rFonts w:ascii="Arial" w:hAnsi="Arial" w:cs="Arial"/>
          <w:sz w:val="24"/>
          <w:szCs w:val="24"/>
        </w:rPr>
        <w:t xml:space="preserve"> bastante</w:t>
      </w:r>
      <w:r w:rsidRPr="003D6D03">
        <w:rPr>
          <w:rFonts w:ascii="Arial" w:hAnsi="Arial" w:cs="Arial"/>
          <w:sz w:val="24"/>
          <w:szCs w:val="24"/>
        </w:rPr>
        <w:t xml:space="preserve"> empregada em treinamentos </w:t>
      </w:r>
      <w:r>
        <w:rPr>
          <w:rFonts w:ascii="Arial" w:hAnsi="Arial" w:cs="Arial"/>
          <w:sz w:val="24"/>
          <w:szCs w:val="24"/>
        </w:rPr>
        <w:t>para</w:t>
      </w:r>
      <w:r w:rsidRPr="003D6D03">
        <w:rPr>
          <w:rFonts w:ascii="Arial" w:hAnsi="Arial" w:cs="Arial"/>
          <w:sz w:val="24"/>
          <w:szCs w:val="24"/>
        </w:rPr>
        <w:t xml:space="preserve"> uso d</w:t>
      </w:r>
      <w:r>
        <w:rPr>
          <w:rFonts w:ascii="Arial" w:hAnsi="Arial" w:cs="Arial"/>
          <w:sz w:val="24"/>
          <w:szCs w:val="24"/>
        </w:rPr>
        <w:t>as</w:t>
      </w:r>
      <w:r w:rsidRPr="003D6D03">
        <w:rPr>
          <w:rFonts w:ascii="Arial" w:hAnsi="Arial" w:cs="Arial"/>
          <w:sz w:val="24"/>
          <w:szCs w:val="24"/>
        </w:rPr>
        <w:t xml:space="preserve"> munições de impacto controlado contra alvos inanimados, porque permite compreender o recuo da arma e melhorar a memória neural para esse tipo de tiro.</w:t>
      </w:r>
      <w:r>
        <w:rPr>
          <w:rFonts w:ascii="Arial" w:hAnsi="Arial" w:cs="Arial"/>
          <w:sz w:val="24"/>
          <w:szCs w:val="24"/>
        </w:rPr>
        <w:t xml:space="preserve"> Quando disparada contra </w:t>
      </w:r>
      <w:r w:rsidRPr="003D6D03">
        <w:rPr>
          <w:rFonts w:ascii="Arial" w:eastAsia="Times New Roman" w:hAnsi="Arial" w:cs="Arial"/>
          <w:color w:val="000000"/>
          <w:sz w:val="24"/>
          <w:szCs w:val="24"/>
        </w:rPr>
        <w:t xml:space="preserve">uma pessoa, </w:t>
      </w:r>
      <w:r>
        <w:rPr>
          <w:rFonts w:ascii="Arial" w:eastAsia="Times New Roman" w:hAnsi="Arial" w:cs="Arial"/>
          <w:color w:val="000000"/>
          <w:sz w:val="24"/>
          <w:szCs w:val="24"/>
        </w:rPr>
        <w:t>ela terá a mesma finalidade das demais munições:</w:t>
      </w:r>
      <w:r w:rsidR="00F15C1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D6D03">
        <w:rPr>
          <w:rFonts w:ascii="Arial" w:eastAsia="Times New Roman" w:hAnsi="Arial" w:cs="Arial"/>
          <w:color w:val="000000"/>
          <w:sz w:val="24"/>
          <w:szCs w:val="24"/>
        </w:rPr>
        <w:t>deter ou intimidar psicologicamente o infrator, em alternativa ao uso de munições tidas como letais.</w:t>
      </w:r>
      <w:r w:rsidR="003136B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D3498E">
        <w:rPr>
          <w:rFonts w:ascii="Arial" w:eastAsia="Times New Roman" w:hAnsi="Arial" w:cs="Arial"/>
          <w:color w:val="000000"/>
          <w:sz w:val="24"/>
          <w:szCs w:val="24"/>
        </w:rPr>
        <w:t>Des</w:t>
      </w:r>
      <w:r w:rsidR="00A32CBE">
        <w:rPr>
          <w:rFonts w:ascii="Arial" w:eastAsia="Times New Roman" w:hAnsi="Arial" w:cs="Arial"/>
          <w:color w:val="000000"/>
          <w:sz w:val="24"/>
          <w:szCs w:val="24"/>
        </w:rPr>
        <w:t>s</w:t>
      </w:r>
      <w:r w:rsidR="00D3498E">
        <w:rPr>
          <w:rFonts w:ascii="Arial" w:eastAsia="Times New Roman" w:hAnsi="Arial" w:cs="Arial"/>
          <w:color w:val="000000"/>
          <w:sz w:val="24"/>
          <w:szCs w:val="24"/>
        </w:rPr>
        <w:t>e modo, o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disparo deve ser feito em um espaço de utilização pr</w:t>
      </w:r>
      <w:r w:rsidR="00A32CBE">
        <w:rPr>
          <w:rFonts w:ascii="Arial" w:eastAsia="Times New Roman" w:hAnsi="Arial" w:cs="Arial"/>
          <w:color w:val="000000"/>
          <w:sz w:val="24"/>
          <w:szCs w:val="24"/>
        </w:rPr>
        <w:t>e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determinado pelo 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fabricante,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sempre 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apontando a arma para </w:t>
      </w:r>
      <w:r>
        <w:rPr>
          <w:rFonts w:ascii="Arial" w:eastAsia="Times New Roman" w:hAnsi="Arial" w:cs="Arial"/>
          <w:color w:val="000000"/>
          <w:sz w:val="24"/>
          <w:szCs w:val="24"/>
        </w:rPr>
        <w:t>a região das pernas, como dito anteriormente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</w:p>
    <w:p w14:paraId="586D1A12" w14:textId="77777777" w:rsidR="00664201" w:rsidRPr="000007B6" w:rsidRDefault="00664201" w:rsidP="000007B6">
      <w:pPr>
        <w:spacing w:after="0"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</w:p>
    <w:p w14:paraId="21CBA531" w14:textId="169F0864" w:rsidR="00664201" w:rsidRPr="000007B6" w:rsidRDefault="005523EA" w:rsidP="000007B6">
      <w:pPr>
        <w:spacing w:after="0"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munições de </w:t>
      </w:r>
      <w:proofErr w:type="spellStart"/>
      <w:r>
        <w:rPr>
          <w:rFonts w:ascii="Arial" w:hAnsi="Arial" w:cs="Arial"/>
          <w:sz w:val="24"/>
          <w:szCs w:val="24"/>
        </w:rPr>
        <w:t>monoimpacto</w:t>
      </w:r>
      <w:proofErr w:type="spellEnd"/>
      <w:r>
        <w:rPr>
          <w:rFonts w:ascii="Arial" w:hAnsi="Arial" w:cs="Arial"/>
          <w:sz w:val="24"/>
          <w:szCs w:val="24"/>
        </w:rPr>
        <w:t xml:space="preserve"> mais indicadas nas operações são aquelas com </w:t>
      </w:r>
      <w:r>
        <w:rPr>
          <w:rFonts w:ascii="Arial" w:eastAsia="Times New Roman" w:hAnsi="Arial" w:cs="Arial"/>
          <w:b/>
          <w:sz w:val="24"/>
          <w:szCs w:val="24"/>
        </w:rPr>
        <w:t>p</w:t>
      </w:r>
      <w:r w:rsidRPr="003D6D03">
        <w:rPr>
          <w:rFonts w:ascii="Arial" w:eastAsia="Times New Roman" w:hAnsi="Arial" w:cs="Arial"/>
          <w:b/>
          <w:sz w:val="24"/>
          <w:szCs w:val="24"/>
        </w:rPr>
        <w:t>rojétil dotado de saia estabilizadora e de base oca</w:t>
      </w:r>
      <w:r>
        <w:rPr>
          <w:rFonts w:ascii="Arial" w:eastAsia="Times New Roman" w:hAnsi="Arial" w:cs="Arial"/>
          <w:b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5523EA">
        <w:rPr>
          <w:rFonts w:ascii="Arial" w:hAnsi="Arial" w:cs="Arial"/>
          <w:sz w:val="24"/>
          <w:szCs w:val="24"/>
        </w:rPr>
        <w:t xml:space="preserve">Esses modelos são altamente recomendáveis, por proporcionarem aos operadores a realização de tiros seletivos, dada a sua maior precisão em razão da sua </w:t>
      </w:r>
      <w:r>
        <w:rPr>
          <w:rFonts w:ascii="Arial" w:hAnsi="Arial" w:cs="Arial"/>
          <w:sz w:val="24"/>
          <w:szCs w:val="24"/>
        </w:rPr>
        <w:t>estrutura.</w:t>
      </w:r>
    </w:p>
    <w:p w14:paraId="44570382" w14:textId="77777777" w:rsidR="00664201" w:rsidRPr="000007B6" w:rsidRDefault="00664201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273CFB2D" w14:textId="77777777" w:rsidR="009C15D3" w:rsidRPr="003D6D03" w:rsidRDefault="009C15D3" w:rsidP="009C15D3">
      <w:pPr>
        <w:spacing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  <w:commentRangeStart w:id="39"/>
      <w:r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949F682" wp14:editId="2582E4F8">
            <wp:extent cx="3524250" cy="2819400"/>
            <wp:effectExtent l="0" t="0" r="0" b="0"/>
            <wp:docPr id="1030" name="Imagem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9"/>
      <w:r w:rsidR="0011176B">
        <w:rPr>
          <w:rStyle w:val="Refdecomentrio"/>
        </w:rPr>
        <w:commentReference w:id="39"/>
      </w:r>
    </w:p>
    <w:p w14:paraId="697CA65E" w14:textId="7DC84243" w:rsidR="009C15D3" w:rsidRPr="000007B6" w:rsidRDefault="009C15D3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3D6D03">
        <w:rPr>
          <w:rFonts w:ascii="Arial" w:eastAsia="Times New Roman" w:hAnsi="Arial" w:cs="Arial"/>
          <w:sz w:val="24"/>
          <w:szCs w:val="24"/>
        </w:rPr>
        <w:tab/>
      </w:r>
      <w:r w:rsidR="005523EA" w:rsidRPr="000007B6">
        <w:rPr>
          <w:rFonts w:ascii="Arial" w:eastAsia="Times New Roman" w:hAnsi="Arial" w:cs="Arial"/>
          <w:b/>
          <w:color w:val="FF0000"/>
          <w:szCs w:val="24"/>
        </w:rPr>
        <w:t>Figura 12:</w:t>
      </w:r>
      <w:r w:rsidR="005523EA"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r w:rsidR="005523EA" w:rsidRPr="000007B6">
        <w:rPr>
          <w:rFonts w:ascii="Arial" w:hAnsi="Arial" w:cs="Arial"/>
          <w:color w:val="FF0000"/>
          <w:szCs w:val="24"/>
        </w:rPr>
        <w:t xml:space="preserve">As munições de </w:t>
      </w:r>
      <w:proofErr w:type="spellStart"/>
      <w:r w:rsidR="005523EA" w:rsidRPr="000007B6">
        <w:rPr>
          <w:rFonts w:ascii="Arial" w:hAnsi="Arial" w:cs="Arial"/>
          <w:color w:val="FF0000"/>
          <w:szCs w:val="24"/>
        </w:rPr>
        <w:t>monoimpacto</w:t>
      </w:r>
      <w:proofErr w:type="spellEnd"/>
      <w:r w:rsidR="005523EA" w:rsidRPr="000007B6">
        <w:rPr>
          <w:rFonts w:ascii="Arial" w:hAnsi="Arial" w:cs="Arial"/>
          <w:color w:val="FF0000"/>
          <w:szCs w:val="24"/>
        </w:rPr>
        <w:t xml:space="preserve"> com </w:t>
      </w:r>
      <w:r w:rsidR="005523EA" w:rsidRPr="000007B6">
        <w:rPr>
          <w:rFonts w:ascii="Arial" w:eastAsia="Times New Roman" w:hAnsi="Arial" w:cs="Arial"/>
          <w:color w:val="FF0000"/>
          <w:szCs w:val="24"/>
        </w:rPr>
        <w:t xml:space="preserve">projétil dotado de saia estabilizadora e de base oca. </w:t>
      </w:r>
      <w:r w:rsidRPr="000007B6">
        <w:rPr>
          <w:rFonts w:ascii="Arial" w:eastAsia="Times New Roman" w:hAnsi="Arial" w:cs="Arial"/>
          <w:b/>
          <w:color w:val="FF0000"/>
          <w:szCs w:val="24"/>
        </w:rPr>
        <w:t>Fonte: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r w:rsidR="00A91FDA">
        <w:rPr>
          <w:rFonts w:ascii="Arial" w:eastAsia="Times New Roman" w:hAnsi="Arial" w:cs="Arial"/>
          <w:color w:val="FF0000"/>
          <w:szCs w:val="24"/>
        </w:rPr>
        <w:t>Rocha (2019)</w:t>
      </w:r>
      <w:r w:rsidR="00CF3ADB">
        <w:rPr>
          <w:rFonts w:ascii="Arial" w:eastAsia="Times New Roman" w:hAnsi="Arial" w:cs="Arial"/>
          <w:color w:val="FF0000"/>
          <w:szCs w:val="24"/>
        </w:rPr>
        <w:t>,</w:t>
      </w:r>
      <w:r w:rsidR="005523EA" w:rsidRPr="000007B6">
        <w:rPr>
          <w:rFonts w:ascii="Arial" w:eastAsia="Times New Roman" w:hAnsi="Arial" w:cs="Arial"/>
          <w:color w:val="FF0000"/>
          <w:szCs w:val="24"/>
        </w:rPr>
        <w:t xml:space="preserve"> adaptado por </w:t>
      </w:r>
      <w:proofErr w:type="spellStart"/>
      <w:r w:rsidR="005523EA" w:rsidRPr="000007B6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="005523EA" w:rsidRPr="000007B6">
        <w:rPr>
          <w:rFonts w:ascii="Arial" w:eastAsia="Times New Roman" w:hAnsi="Arial" w:cs="Arial"/>
          <w:color w:val="FF0000"/>
          <w:szCs w:val="24"/>
        </w:rPr>
        <w:t>-UFSC (2019).</w:t>
      </w:r>
    </w:p>
    <w:p w14:paraId="4567E7C9" w14:textId="77777777" w:rsidR="00F15C13" w:rsidRDefault="00F15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293966CD" w14:textId="119CBC50" w:rsidR="009C15D3" w:rsidRPr="003D6D03" w:rsidRDefault="00F15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Sua utilização também tem</w:t>
      </w:r>
      <w:r w:rsidR="009C15D3" w:rsidRPr="003D6D03">
        <w:rPr>
          <w:rFonts w:ascii="Arial" w:eastAsia="Times New Roman" w:hAnsi="Arial" w:cs="Arial"/>
          <w:color w:val="000000"/>
          <w:sz w:val="24"/>
          <w:szCs w:val="24"/>
        </w:rPr>
        <w:t xml:space="preserve"> com</w:t>
      </w:r>
      <w:r>
        <w:rPr>
          <w:rFonts w:ascii="Arial" w:eastAsia="Times New Roman" w:hAnsi="Arial" w:cs="Arial"/>
          <w:color w:val="000000"/>
          <w:sz w:val="24"/>
          <w:szCs w:val="24"/>
        </w:rPr>
        <w:t>o</w:t>
      </w:r>
      <w:r w:rsidR="009C15D3" w:rsidRPr="003D6D03">
        <w:rPr>
          <w:rFonts w:ascii="Arial" w:eastAsia="Times New Roman" w:hAnsi="Arial" w:cs="Arial"/>
          <w:color w:val="000000"/>
          <w:sz w:val="24"/>
          <w:szCs w:val="24"/>
        </w:rPr>
        <w:t xml:space="preserve"> finalidade deter ou intimidar o infrator, </w:t>
      </w:r>
      <w:r w:rsidR="005C40C0">
        <w:rPr>
          <w:rFonts w:ascii="Arial" w:eastAsia="Times New Roman" w:hAnsi="Arial" w:cs="Arial"/>
          <w:color w:val="000000"/>
          <w:sz w:val="24"/>
          <w:szCs w:val="24"/>
        </w:rPr>
        <w:t>obedecendo o que diz o estatuto sobre intervenções dos profissionais de segurança pública e o emprego das munições de impacto controlado</w:t>
      </w:r>
      <w:r w:rsidR="009C15D3" w:rsidRPr="003D6D03">
        <w:rPr>
          <w:rFonts w:ascii="Arial" w:eastAsia="Times New Roman" w:hAnsi="Arial" w:cs="Arial"/>
          <w:color w:val="000000"/>
          <w:sz w:val="24"/>
          <w:szCs w:val="24"/>
        </w:rPr>
        <w:t>.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9C15D3" w:rsidRPr="003D6D03">
        <w:rPr>
          <w:rFonts w:ascii="Arial" w:eastAsia="Times New Roman" w:hAnsi="Arial" w:cs="Arial"/>
          <w:color w:val="000000"/>
          <w:sz w:val="24"/>
          <w:szCs w:val="24"/>
        </w:rPr>
        <w:t xml:space="preserve">O disparo deve ser feito </w:t>
      </w:r>
      <w:r>
        <w:rPr>
          <w:rFonts w:ascii="Arial" w:eastAsia="Times New Roman" w:hAnsi="Arial" w:cs="Arial"/>
          <w:color w:val="000000"/>
          <w:sz w:val="24"/>
          <w:szCs w:val="24"/>
        </w:rPr>
        <w:t>segundo as determinações do</w:t>
      </w:r>
      <w:r w:rsidR="009C15D3" w:rsidRPr="003D6D03">
        <w:rPr>
          <w:rFonts w:ascii="Arial" w:eastAsia="Times New Roman" w:hAnsi="Arial" w:cs="Arial"/>
          <w:color w:val="000000"/>
          <w:sz w:val="24"/>
          <w:szCs w:val="24"/>
        </w:rPr>
        <w:t xml:space="preserve"> fabricante, </w:t>
      </w:r>
      <w:r>
        <w:rPr>
          <w:rFonts w:ascii="Arial" w:eastAsia="Times New Roman" w:hAnsi="Arial" w:cs="Arial"/>
          <w:color w:val="000000"/>
          <w:sz w:val="24"/>
          <w:szCs w:val="24"/>
        </w:rPr>
        <w:t>mirando as pernas do alvo.</w:t>
      </w:r>
    </w:p>
    <w:p w14:paraId="1A29A123" w14:textId="77777777" w:rsidR="009C15D3" w:rsidRPr="003D6D03" w:rsidRDefault="009C15D3" w:rsidP="009C15D3">
      <w:pPr>
        <w:spacing w:after="0"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</w:p>
    <w:p w14:paraId="64734F64" w14:textId="4B2E6876" w:rsidR="009C15D3" w:rsidRPr="003D6D03" w:rsidRDefault="009C15D3" w:rsidP="009C15D3">
      <w:pP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3D6D03">
        <w:rPr>
          <w:rFonts w:ascii="Arial" w:eastAsia="Times New Roman" w:hAnsi="Arial" w:cs="Arial"/>
          <w:sz w:val="24"/>
          <w:szCs w:val="24"/>
        </w:rPr>
        <w:t>Existe</w:t>
      </w:r>
      <w:r w:rsidR="00F15C13">
        <w:rPr>
          <w:rFonts w:ascii="Arial" w:eastAsia="Times New Roman" w:hAnsi="Arial" w:cs="Arial"/>
          <w:sz w:val="24"/>
          <w:szCs w:val="24"/>
        </w:rPr>
        <w:t xml:space="preserve"> também,</w:t>
      </w:r>
      <w:r w:rsidRPr="003D6D03">
        <w:rPr>
          <w:rFonts w:ascii="Arial" w:eastAsia="Times New Roman" w:hAnsi="Arial" w:cs="Arial"/>
          <w:sz w:val="24"/>
          <w:szCs w:val="24"/>
        </w:rPr>
        <w:t xml:space="preserve"> no mercado nacional, a mesma munição destinada a enfrentamentos de curta distância (a partir de 5 metros)</w:t>
      </w:r>
      <w:r w:rsidR="00F15C13">
        <w:rPr>
          <w:rFonts w:ascii="Arial" w:eastAsia="Times New Roman" w:hAnsi="Arial" w:cs="Arial"/>
          <w:sz w:val="24"/>
          <w:szCs w:val="24"/>
        </w:rPr>
        <w:t>. Essa</w:t>
      </w:r>
      <w:r w:rsidR="007F3BE6">
        <w:rPr>
          <w:rFonts w:ascii="Arial" w:eastAsia="Times New Roman" w:hAnsi="Arial" w:cs="Arial"/>
          <w:sz w:val="24"/>
          <w:szCs w:val="24"/>
        </w:rPr>
        <w:t xml:space="preserve"> </w:t>
      </w:r>
      <w:r w:rsidR="00F15C13">
        <w:rPr>
          <w:rFonts w:ascii="Arial" w:eastAsia="Times New Roman" w:hAnsi="Arial" w:cs="Arial"/>
          <w:sz w:val="24"/>
          <w:szCs w:val="24"/>
        </w:rPr>
        <w:t>possu</w:t>
      </w:r>
      <w:r w:rsidR="007F3BE6">
        <w:rPr>
          <w:rFonts w:ascii="Arial" w:eastAsia="Times New Roman" w:hAnsi="Arial" w:cs="Arial"/>
          <w:sz w:val="24"/>
          <w:szCs w:val="24"/>
        </w:rPr>
        <w:t>i</w:t>
      </w:r>
      <w:r w:rsidR="00F15C13">
        <w:rPr>
          <w:rFonts w:ascii="Arial" w:eastAsia="Times New Roman" w:hAnsi="Arial" w:cs="Arial"/>
          <w:sz w:val="24"/>
          <w:szCs w:val="24"/>
        </w:rPr>
        <w:t xml:space="preserve"> </w:t>
      </w:r>
      <w:r w:rsidRPr="003D6D03">
        <w:rPr>
          <w:rFonts w:ascii="Arial" w:eastAsia="Times New Roman" w:hAnsi="Arial" w:cs="Arial"/>
          <w:sz w:val="24"/>
          <w:szCs w:val="24"/>
        </w:rPr>
        <w:t xml:space="preserve">cor diferenciada, </w:t>
      </w:r>
      <w:r w:rsidR="007F3BE6">
        <w:rPr>
          <w:rFonts w:ascii="Arial" w:eastAsia="Times New Roman" w:hAnsi="Arial" w:cs="Arial"/>
          <w:sz w:val="24"/>
          <w:szCs w:val="24"/>
        </w:rPr>
        <w:t xml:space="preserve">sendo </w:t>
      </w:r>
      <w:r w:rsidRPr="003D6D03">
        <w:rPr>
          <w:rFonts w:ascii="Arial" w:eastAsia="Times New Roman" w:hAnsi="Arial" w:cs="Arial"/>
          <w:sz w:val="24"/>
          <w:szCs w:val="24"/>
        </w:rPr>
        <w:t>comumente cinza.</w:t>
      </w:r>
    </w:p>
    <w:p w14:paraId="3D7B7A64" w14:textId="77777777" w:rsidR="00711A70" w:rsidRDefault="00711A70" w:rsidP="00711A70">
      <w:pPr>
        <w:spacing w:line="275" w:lineRule="auto"/>
        <w:ind w:left="0" w:hanging="2"/>
      </w:pPr>
    </w:p>
    <w:p w14:paraId="0A64FF0B" w14:textId="407C0CF6" w:rsidR="009C15D3" w:rsidRPr="000007B6" w:rsidRDefault="00101866" w:rsidP="009C15D3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&lt;H3&gt;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A32CBE">
        <w:rPr>
          <w:rFonts w:ascii="Arial" w:eastAsia="Times New Roman" w:hAnsi="Arial" w:cs="Arial"/>
          <w:b/>
          <w:sz w:val="24"/>
          <w:szCs w:val="24"/>
        </w:rPr>
        <w:t xml:space="preserve">Munição de </w:t>
      </w:r>
      <w:r w:rsidR="00A32CBE" w:rsidRPr="001C4C4F">
        <w:rPr>
          <w:rFonts w:ascii="Arial" w:eastAsia="Times New Roman" w:hAnsi="Arial" w:cs="Arial"/>
          <w:b/>
          <w:sz w:val="24"/>
          <w:szCs w:val="24"/>
        </w:rPr>
        <w:t>t</w:t>
      </w:r>
      <w:r w:rsidRPr="00A32CBE">
        <w:rPr>
          <w:rFonts w:ascii="Arial" w:eastAsia="Times New Roman" w:hAnsi="Arial" w:cs="Arial"/>
          <w:b/>
          <w:sz w:val="24"/>
          <w:szCs w:val="24"/>
        </w:rPr>
        <w:t>ri</w:t>
      </w:r>
      <w:r w:rsidR="00A32CBE" w:rsidRPr="001C4C4F">
        <w:rPr>
          <w:rFonts w:ascii="Arial" w:eastAsia="Times New Roman" w:hAnsi="Arial" w:cs="Arial"/>
          <w:b/>
          <w:sz w:val="24"/>
          <w:szCs w:val="24"/>
        </w:rPr>
        <w:t>-i</w:t>
      </w:r>
      <w:r w:rsidRPr="00A32CBE">
        <w:rPr>
          <w:rFonts w:ascii="Arial" w:eastAsia="Times New Roman" w:hAnsi="Arial" w:cs="Arial"/>
          <w:b/>
          <w:sz w:val="24"/>
          <w:szCs w:val="24"/>
        </w:rPr>
        <w:t>mpacto</w:t>
      </w:r>
      <w:r w:rsidRPr="003C6668">
        <w:rPr>
          <w:rFonts w:ascii="Arial" w:eastAsia="Times New Roman" w:hAnsi="Arial" w:cs="Arial"/>
          <w:b/>
          <w:sz w:val="24"/>
          <w:szCs w:val="24"/>
        </w:rPr>
        <w:t xml:space="preserve"> no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calibre 12 </w:t>
      </w:r>
      <w:r w:rsidRPr="000007B6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&lt;/H3&gt;</w:t>
      </w:r>
    </w:p>
    <w:p w14:paraId="18513130" w14:textId="5EF4D9F1" w:rsidR="00F15C13" w:rsidRPr="003D6D03" w:rsidRDefault="00F15C13" w:rsidP="00F15C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3D6D03">
        <w:rPr>
          <w:rFonts w:ascii="Arial" w:eastAsia="Times New Roman" w:hAnsi="Arial" w:cs="Arial"/>
          <w:sz w:val="24"/>
          <w:szCs w:val="24"/>
        </w:rPr>
        <w:lastRenderedPageBreak/>
        <w:t xml:space="preserve">As munições de impacto controlado do tipo </w:t>
      </w:r>
      <w:r w:rsidR="001D2AA0">
        <w:rPr>
          <w:rFonts w:ascii="Arial" w:eastAsia="Times New Roman" w:hAnsi="Arial" w:cs="Arial"/>
          <w:sz w:val="24"/>
          <w:szCs w:val="24"/>
        </w:rPr>
        <w:t>t</w:t>
      </w:r>
      <w:r w:rsidRPr="003D6D03">
        <w:rPr>
          <w:rFonts w:ascii="Arial" w:eastAsia="Times New Roman" w:hAnsi="Arial" w:cs="Arial"/>
          <w:sz w:val="24"/>
          <w:szCs w:val="24"/>
        </w:rPr>
        <w:t>ri-impacto possuem três projéteis esféricos de elastômero, produzindo impacto triplo no agressor.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3D6D03">
        <w:rPr>
          <w:rFonts w:ascii="Arial" w:eastAsia="Times New Roman" w:hAnsi="Arial" w:cs="Arial"/>
          <w:color w:val="000000"/>
          <w:sz w:val="24"/>
          <w:szCs w:val="24"/>
        </w:rPr>
        <w:t xml:space="preserve">Segundo os fabricantes, as munições tri-impacto podem ser disparadas contra uma ou </w:t>
      </w:r>
      <w:r w:rsidRPr="003D6D03">
        <w:rPr>
          <w:rFonts w:ascii="Arial" w:eastAsia="Times New Roman" w:hAnsi="Arial" w:cs="Arial"/>
          <w:b/>
          <w:color w:val="000000"/>
          <w:sz w:val="24"/>
          <w:szCs w:val="24"/>
        </w:rPr>
        <w:t>mais pessoas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7F148464" w14:textId="77777777" w:rsidR="00664201" w:rsidRPr="000007B6" w:rsidRDefault="00930F55" w:rsidP="000007B6">
      <w:pPr>
        <w:spacing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  <w:commentRangeStart w:id="40"/>
      <w:r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1BB2432" wp14:editId="03683875">
            <wp:extent cx="3543300" cy="28479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0"/>
      <w:r w:rsidR="0011176B">
        <w:rPr>
          <w:rStyle w:val="Refdecomentrio"/>
        </w:rPr>
        <w:commentReference w:id="40"/>
      </w:r>
    </w:p>
    <w:p w14:paraId="5127E1B2" w14:textId="487CB2A6" w:rsidR="00664201" w:rsidRPr="000007B6" w:rsidRDefault="00930F55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color w:val="FF0000"/>
          <w:szCs w:val="24"/>
        </w:rPr>
        <w:tab/>
      </w:r>
      <w:r w:rsidR="005560C6">
        <w:rPr>
          <w:rFonts w:ascii="Arial" w:eastAsia="Times New Roman" w:hAnsi="Arial" w:cs="Arial"/>
          <w:b/>
          <w:color w:val="FF0000"/>
          <w:szCs w:val="24"/>
        </w:rPr>
        <w:t>Figura 13</w:t>
      </w:r>
      <w:r w:rsidR="00F15C13" w:rsidRPr="000007B6">
        <w:rPr>
          <w:rFonts w:ascii="Arial" w:eastAsia="Times New Roman" w:hAnsi="Arial" w:cs="Arial"/>
          <w:b/>
          <w:color w:val="FF0000"/>
          <w:szCs w:val="24"/>
        </w:rPr>
        <w:t>:</w:t>
      </w:r>
      <w:r w:rsidR="00F15C13"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r w:rsidR="001D2AA0">
        <w:rPr>
          <w:rFonts w:ascii="Arial" w:eastAsia="Times New Roman" w:hAnsi="Arial" w:cs="Arial"/>
          <w:color w:val="FF0000"/>
          <w:szCs w:val="24"/>
        </w:rPr>
        <w:t>M</w:t>
      </w:r>
      <w:r w:rsidR="00F15C13" w:rsidRPr="000007B6">
        <w:rPr>
          <w:rFonts w:ascii="Arial" w:eastAsia="Times New Roman" w:hAnsi="Arial" w:cs="Arial"/>
          <w:color w:val="FF0000"/>
          <w:szCs w:val="24"/>
        </w:rPr>
        <w:t xml:space="preserve">unição de tri-impacto com projéteis esféricos. </w:t>
      </w:r>
      <w:r w:rsidRPr="000007B6">
        <w:rPr>
          <w:rFonts w:ascii="Arial" w:eastAsia="Times New Roman" w:hAnsi="Arial" w:cs="Arial"/>
          <w:b/>
          <w:color w:val="FF0000"/>
          <w:szCs w:val="24"/>
        </w:rPr>
        <w:t>Fonte: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r w:rsidR="00A91FDA">
        <w:rPr>
          <w:rFonts w:ascii="Arial" w:eastAsia="Times New Roman" w:hAnsi="Arial" w:cs="Arial"/>
          <w:color w:val="FF0000"/>
          <w:szCs w:val="24"/>
        </w:rPr>
        <w:t>Rocha (2019)</w:t>
      </w:r>
      <w:r w:rsidR="001D2AA0">
        <w:rPr>
          <w:rFonts w:ascii="Arial" w:eastAsia="Times New Roman" w:hAnsi="Arial" w:cs="Arial"/>
          <w:color w:val="FF0000"/>
          <w:szCs w:val="24"/>
        </w:rPr>
        <w:t>,</w:t>
      </w:r>
      <w:r w:rsidR="005C40C0"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r w:rsidR="00F15C13" w:rsidRPr="000007B6">
        <w:rPr>
          <w:rFonts w:ascii="Arial" w:eastAsia="Times New Roman" w:hAnsi="Arial" w:cs="Arial"/>
          <w:color w:val="FF0000"/>
          <w:szCs w:val="24"/>
        </w:rPr>
        <w:t xml:space="preserve">adaptado por </w:t>
      </w:r>
      <w:proofErr w:type="spellStart"/>
      <w:r w:rsidR="00F15C13" w:rsidRPr="000007B6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="00F15C13" w:rsidRPr="000007B6">
        <w:rPr>
          <w:rFonts w:ascii="Arial" w:eastAsia="Times New Roman" w:hAnsi="Arial" w:cs="Arial"/>
          <w:color w:val="FF0000"/>
          <w:szCs w:val="24"/>
        </w:rPr>
        <w:t>-UFSC (2019).</w:t>
      </w:r>
    </w:p>
    <w:p w14:paraId="21379001" w14:textId="77777777" w:rsidR="00664201" w:rsidRPr="000007B6" w:rsidRDefault="00664201" w:rsidP="000007B6">
      <w:pPr>
        <w:spacing w:after="0"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</w:p>
    <w:p w14:paraId="6B9C39DF" w14:textId="084AD46D" w:rsidR="00664201" w:rsidRDefault="00930F55" w:rsidP="001C4B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color w:val="000000"/>
          <w:sz w:val="24"/>
          <w:szCs w:val="24"/>
        </w:rPr>
        <w:t>Apesar de os fabricantes recomendarem o seu uso em alvos múltiplos, as boas práticas do tiro de impacto controlado prima</w:t>
      </w:r>
      <w:r w:rsidR="00E96CAA">
        <w:rPr>
          <w:rFonts w:ascii="Arial" w:eastAsia="Times New Roman" w:hAnsi="Arial" w:cs="Arial"/>
          <w:color w:val="000000"/>
          <w:sz w:val="24"/>
          <w:szCs w:val="24"/>
        </w:rPr>
        <w:t>m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pelo tiro pontual e seletivo e orientam que a utilização dessas munições seja específica para um só agressor, em intervenções pontuais.</w:t>
      </w:r>
      <w:r w:rsidR="00F15C1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F15C13">
        <w:rPr>
          <w:rFonts w:ascii="Arial" w:hAnsi="Arial" w:cs="Arial"/>
          <w:sz w:val="24"/>
          <w:szCs w:val="24"/>
        </w:rPr>
        <w:t>Para uma utilização segura, o profissional deve seguir os mesmos parâmetros anteriores: distância segura mirando apenas a região das pernas.</w:t>
      </w:r>
    </w:p>
    <w:p w14:paraId="5F3E27AB" w14:textId="77777777" w:rsidR="00711A70" w:rsidRDefault="00711A70" w:rsidP="001C4B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E84C0E8" w14:textId="6450DC6A" w:rsidR="00711A70" w:rsidRPr="000007B6" w:rsidRDefault="00F15C1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 utilização des</w:t>
      </w:r>
      <w:r w:rsidR="00E96CAA">
        <w:rPr>
          <w:rFonts w:ascii="Arial" w:eastAsia="Times New Roman" w:hAnsi="Arial" w:cs="Arial"/>
          <w:color w:val="000000"/>
          <w:sz w:val="24"/>
          <w:szCs w:val="24"/>
        </w:rPr>
        <w:t>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a munição deve, no entanto, levar em consideração </w:t>
      </w:r>
      <w:r w:rsidR="00711A70" w:rsidRPr="00711A70">
        <w:rPr>
          <w:rFonts w:ascii="Arial" w:eastAsia="Times New Roman" w:hAnsi="Arial" w:cs="Arial"/>
          <w:color w:val="000000"/>
          <w:sz w:val="24"/>
          <w:szCs w:val="24"/>
        </w:rPr>
        <w:t>os princípios da não</w:t>
      </w:r>
      <w:r w:rsidR="00E96CA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711A70" w:rsidRPr="00711A70">
        <w:rPr>
          <w:rFonts w:ascii="Arial" w:eastAsia="Times New Roman" w:hAnsi="Arial" w:cs="Arial"/>
          <w:color w:val="000000"/>
          <w:sz w:val="24"/>
          <w:szCs w:val="24"/>
        </w:rPr>
        <w:t>violência e da intervenção seletiva do Estado</w:t>
      </w:r>
      <w:r w:rsidR="00E96CAA">
        <w:rPr>
          <w:rFonts w:ascii="Arial" w:eastAsia="Times New Roman" w:hAnsi="Arial" w:cs="Arial"/>
          <w:color w:val="000000"/>
          <w:sz w:val="24"/>
          <w:szCs w:val="24"/>
        </w:rPr>
        <w:t>;</w:t>
      </w:r>
      <w:r w:rsidR="00947D35">
        <w:rPr>
          <w:rFonts w:ascii="Arial" w:eastAsia="Times New Roman" w:hAnsi="Arial" w:cs="Arial"/>
          <w:color w:val="000000"/>
          <w:sz w:val="24"/>
          <w:szCs w:val="24"/>
        </w:rPr>
        <w:t xml:space="preserve"> ou seja, intervenção da ação conflituosa por parte dos profissionais de segurança pública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. Segundo </w:t>
      </w:r>
      <w:r w:rsidR="00D3498E">
        <w:rPr>
          <w:rFonts w:ascii="Arial" w:eastAsia="Times New Roman" w:hAnsi="Arial" w:cs="Arial"/>
          <w:color w:val="000000"/>
          <w:sz w:val="24"/>
          <w:szCs w:val="24"/>
        </w:rPr>
        <w:t xml:space="preserve">esses </w:t>
      </w:r>
      <w:r>
        <w:rPr>
          <w:rFonts w:ascii="Arial" w:eastAsia="Times New Roman" w:hAnsi="Arial" w:cs="Arial"/>
          <w:color w:val="000000"/>
          <w:sz w:val="24"/>
          <w:szCs w:val="24"/>
        </w:rPr>
        <w:t>princípios</w:t>
      </w:r>
      <w:r w:rsidR="00D3498E">
        <w:rPr>
          <w:rFonts w:ascii="Arial" w:eastAsia="Times New Roman" w:hAnsi="Arial" w:cs="Arial"/>
          <w:color w:val="000000"/>
          <w:sz w:val="24"/>
          <w:szCs w:val="24"/>
        </w:rPr>
        <w:t xml:space="preserve"> da não</w:t>
      </w:r>
      <w:r w:rsidR="00E96CA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D3498E">
        <w:rPr>
          <w:rFonts w:ascii="Arial" w:eastAsia="Times New Roman" w:hAnsi="Arial" w:cs="Arial"/>
          <w:color w:val="000000"/>
          <w:sz w:val="24"/>
          <w:szCs w:val="24"/>
        </w:rPr>
        <w:t>violência</w:t>
      </w:r>
      <w:r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711A70" w:rsidRPr="00711A70">
        <w:rPr>
          <w:rFonts w:ascii="Arial" w:eastAsia="Times New Roman" w:hAnsi="Arial" w:cs="Arial"/>
          <w:color w:val="000000"/>
          <w:sz w:val="24"/>
          <w:szCs w:val="24"/>
        </w:rPr>
        <w:t xml:space="preserve"> as munições de impacto controlado dos tipos tri-impacto (três projéteis) e </w:t>
      </w:r>
      <w:proofErr w:type="spellStart"/>
      <w:r w:rsidR="00711A70" w:rsidRPr="00711A70">
        <w:rPr>
          <w:rFonts w:ascii="Arial" w:eastAsia="Times New Roman" w:hAnsi="Arial" w:cs="Arial"/>
          <w:color w:val="000000"/>
          <w:sz w:val="24"/>
          <w:szCs w:val="24"/>
        </w:rPr>
        <w:t>multi-impacto</w:t>
      </w:r>
      <w:proofErr w:type="spellEnd"/>
      <w:r w:rsidR="00711A70" w:rsidRPr="00711A70">
        <w:rPr>
          <w:rFonts w:ascii="Arial" w:eastAsia="Times New Roman" w:hAnsi="Arial" w:cs="Arial"/>
          <w:color w:val="000000"/>
          <w:sz w:val="24"/>
          <w:szCs w:val="24"/>
        </w:rPr>
        <w:t xml:space="preserve"> (mais de três projéteis) não são recomendáveis para aplicação </w:t>
      </w:r>
      <w:r w:rsidR="00AE6F31">
        <w:rPr>
          <w:rFonts w:ascii="Arial" w:eastAsia="Times New Roman" w:hAnsi="Arial" w:cs="Arial"/>
          <w:color w:val="000000"/>
          <w:sz w:val="24"/>
          <w:szCs w:val="24"/>
        </w:rPr>
        <w:t xml:space="preserve">em </w:t>
      </w:r>
      <w:r w:rsidR="00711A70" w:rsidRPr="00711A70">
        <w:rPr>
          <w:rFonts w:ascii="Arial" w:eastAsia="Times New Roman" w:hAnsi="Arial" w:cs="Arial"/>
          <w:color w:val="000000"/>
          <w:sz w:val="24"/>
          <w:szCs w:val="24"/>
        </w:rPr>
        <w:t>multidões por dificultar a individualização ou direcionamento da intervenção.</w:t>
      </w:r>
    </w:p>
    <w:p w14:paraId="7A1F6CAA" w14:textId="3580BD8A" w:rsidR="00F15C13" w:rsidRPr="000007B6" w:rsidRDefault="007F3BE6" w:rsidP="000007B6">
      <w:pPr>
        <w:spacing w:line="360" w:lineRule="auto"/>
        <w:ind w:leftChars="0" w:left="0" w:firstLineChars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6FAF30A2" w14:textId="540A5C9B" w:rsidR="00F15C13" w:rsidRPr="000007B6" w:rsidRDefault="00F15C13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3D6D03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lastRenderedPageBreak/>
        <w:t>&lt;H2&gt;</w:t>
      </w:r>
      <w:r w:rsidRPr="003D6D03">
        <w:rPr>
          <w:rFonts w:ascii="Arial" w:eastAsia="Times New Roman" w:hAnsi="Arial" w:cs="Arial"/>
          <w:b/>
          <w:sz w:val="24"/>
          <w:szCs w:val="24"/>
        </w:rPr>
        <w:t xml:space="preserve"> Modelos de munições de impacto controlado no</w:t>
      </w:r>
      <w:r>
        <w:rPr>
          <w:rFonts w:ascii="Arial" w:eastAsia="Times New Roman" w:hAnsi="Arial" w:cs="Arial"/>
          <w:b/>
          <w:sz w:val="24"/>
          <w:szCs w:val="24"/>
        </w:rPr>
        <w:t>s</w:t>
      </w:r>
      <w:r w:rsidRPr="003D6D03">
        <w:rPr>
          <w:rFonts w:ascii="Arial" w:eastAsia="Times New Roman" w:hAnsi="Arial" w:cs="Arial"/>
          <w:b/>
          <w:sz w:val="24"/>
          <w:szCs w:val="24"/>
        </w:rPr>
        <w:t xml:space="preserve"> calibre</w:t>
      </w:r>
      <w:r>
        <w:rPr>
          <w:rFonts w:ascii="Arial" w:eastAsia="Times New Roman" w:hAnsi="Arial" w:cs="Arial"/>
          <w:b/>
          <w:sz w:val="24"/>
          <w:szCs w:val="24"/>
        </w:rPr>
        <w:t>s</w:t>
      </w:r>
      <w:r w:rsidRPr="003D6D03">
        <w:rPr>
          <w:rFonts w:ascii="Arial" w:eastAsia="Times New Roman" w:hAnsi="Arial" w:cs="Arial"/>
          <w:b/>
          <w:sz w:val="24"/>
          <w:szCs w:val="24"/>
        </w:rPr>
        <w:t xml:space="preserve"> 37 mm, 38</w:t>
      </w:r>
      <w:r w:rsidR="00A91FDA">
        <w:rPr>
          <w:rFonts w:ascii="Arial" w:eastAsia="Times New Roman" w:hAnsi="Arial" w:cs="Arial"/>
          <w:b/>
          <w:sz w:val="24"/>
          <w:szCs w:val="24"/>
        </w:rPr>
        <w:t>,</w:t>
      </w:r>
      <w:r w:rsidRPr="003D6D03">
        <w:rPr>
          <w:rFonts w:ascii="Arial" w:eastAsia="Times New Roman" w:hAnsi="Arial" w:cs="Arial"/>
          <w:b/>
          <w:sz w:val="24"/>
          <w:szCs w:val="24"/>
        </w:rPr>
        <w:t xml:space="preserve">1 mm e 40 mm </w:t>
      </w:r>
      <w:r w:rsidRPr="003D6D03">
        <w:rPr>
          <w:rFonts w:ascii="Arial" w:eastAsia="Times New Roman" w:hAnsi="Arial" w:cs="Arial"/>
          <w:b/>
          <w:sz w:val="24"/>
          <w:szCs w:val="24"/>
          <w:shd w:val="clear" w:color="auto" w:fill="4F81BD" w:themeFill="accent1"/>
        </w:rPr>
        <w:t>&lt;/H2&gt;</w:t>
      </w:r>
    </w:p>
    <w:p w14:paraId="4E07789F" w14:textId="34836213" w:rsidR="005560C6" w:rsidRPr="000007B6" w:rsidRDefault="00B85423" w:rsidP="000007B6">
      <w:pPr>
        <w:pBdr>
          <w:right w:val="nil"/>
        </w:pBdr>
        <w:spacing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Diferente do calibre 12, as munições de calibres </w:t>
      </w:r>
      <w:r w:rsidR="005560C6" w:rsidRPr="005560C6">
        <w:rPr>
          <w:rFonts w:ascii="Arial" w:hAnsi="Arial" w:cs="Arial"/>
          <w:sz w:val="24"/>
          <w:szCs w:val="24"/>
        </w:rPr>
        <w:t>38</w:t>
      </w:r>
      <w:r w:rsidR="00A91FDA">
        <w:rPr>
          <w:rFonts w:ascii="Arial" w:hAnsi="Arial" w:cs="Arial"/>
          <w:sz w:val="24"/>
          <w:szCs w:val="24"/>
        </w:rPr>
        <w:t>,</w:t>
      </w:r>
      <w:r w:rsidR="005560C6" w:rsidRPr="005560C6">
        <w:rPr>
          <w:rFonts w:ascii="Arial" w:hAnsi="Arial" w:cs="Arial"/>
          <w:sz w:val="24"/>
          <w:szCs w:val="24"/>
        </w:rPr>
        <w:t>1 mm</w:t>
      </w:r>
      <w:r w:rsidR="005560C6">
        <w:rPr>
          <w:rFonts w:ascii="Arial" w:hAnsi="Arial" w:cs="Arial"/>
          <w:sz w:val="24"/>
          <w:szCs w:val="24"/>
        </w:rPr>
        <w:t>,</w:t>
      </w:r>
      <w:r w:rsidR="005560C6" w:rsidRPr="005560C6">
        <w:rPr>
          <w:rFonts w:ascii="Arial" w:hAnsi="Arial" w:cs="Arial"/>
          <w:sz w:val="24"/>
          <w:szCs w:val="24"/>
        </w:rPr>
        <w:t xml:space="preserve"> juntamente com o 40 mm e o menos utilizado</w:t>
      </w:r>
      <w:r w:rsidR="00AE6F31">
        <w:rPr>
          <w:rFonts w:ascii="Arial" w:hAnsi="Arial" w:cs="Arial"/>
          <w:sz w:val="24"/>
          <w:szCs w:val="24"/>
        </w:rPr>
        <w:t>,</w:t>
      </w:r>
      <w:r w:rsidR="005560C6" w:rsidRPr="005560C6">
        <w:rPr>
          <w:rFonts w:ascii="Arial" w:hAnsi="Arial" w:cs="Arial"/>
          <w:sz w:val="24"/>
          <w:szCs w:val="24"/>
        </w:rPr>
        <w:t xml:space="preserve"> 37 mm, são para armas de apenas um tiro ou armas com sistema de repetição tipo tambor de </w:t>
      </w:r>
      <w:r w:rsidR="005560C6" w:rsidRPr="00557192">
        <w:rPr>
          <w:rFonts w:ascii="Arial" w:hAnsi="Arial" w:cs="Arial"/>
          <w:sz w:val="24"/>
          <w:szCs w:val="24"/>
        </w:rPr>
        <w:t>revólver, chamad</w:t>
      </w:r>
      <w:r w:rsidR="00E96CAA" w:rsidRPr="00696200">
        <w:rPr>
          <w:rFonts w:ascii="Arial" w:hAnsi="Arial" w:cs="Arial"/>
          <w:sz w:val="24"/>
          <w:szCs w:val="24"/>
        </w:rPr>
        <w:t>a</w:t>
      </w:r>
      <w:r w:rsidR="005560C6" w:rsidRPr="004D3964">
        <w:rPr>
          <w:rFonts w:ascii="Arial" w:hAnsi="Arial" w:cs="Arial"/>
          <w:sz w:val="24"/>
          <w:szCs w:val="24"/>
        </w:rPr>
        <w:t xml:space="preserve">s de </w:t>
      </w:r>
      <w:proofErr w:type="spellStart"/>
      <w:r w:rsidR="005560C6" w:rsidRPr="004D3964">
        <w:rPr>
          <w:rFonts w:ascii="Arial" w:hAnsi="Arial" w:cs="Arial"/>
          <w:sz w:val="24"/>
          <w:szCs w:val="24"/>
        </w:rPr>
        <w:t>multi</w:t>
      </w:r>
      <w:r w:rsidR="005560C6" w:rsidRPr="00AA0B7E">
        <w:rPr>
          <w:rFonts w:ascii="Arial" w:hAnsi="Arial" w:cs="Arial"/>
          <w:sz w:val="24"/>
          <w:szCs w:val="24"/>
        </w:rPr>
        <w:t>lançadores</w:t>
      </w:r>
      <w:proofErr w:type="spellEnd"/>
      <w:r w:rsidR="005560C6" w:rsidRPr="005560C6">
        <w:rPr>
          <w:rFonts w:ascii="Arial" w:hAnsi="Arial" w:cs="Arial"/>
          <w:sz w:val="24"/>
          <w:szCs w:val="24"/>
        </w:rPr>
        <w:t xml:space="preserve"> de granadas</w:t>
      </w:r>
      <w:r w:rsidR="005560C6">
        <w:rPr>
          <w:rFonts w:ascii="Arial" w:hAnsi="Arial" w:cs="Arial"/>
          <w:sz w:val="24"/>
          <w:szCs w:val="24"/>
        </w:rPr>
        <w:t>.</w:t>
      </w:r>
      <w:r w:rsidR="00947D35">
        <w:rPr>
          <w:rFonts w:ascii="Arial" w:hAnsi="Arial" w:cs="Arial"/>
          <w:sz w:val="24"/>
          <w:szCs w:val="24"/>
        </w:rPr>
        <w:t xml:space="preserve"> Vejamos </w:t>
      </w:r>
      <w:r w:rsidR="00AE6F31">
        <w:rPr>
          <w:rFonts w:ascii="Arial" w:hAnsi="Arial" w:cs="Arial"/>
          <w:sz w:val="24"/>
          <w:szCs w:val="24"/>
        </w:rPr>
        <w:t xml:space="preserve">a seguir </w:t>
      </w:r>
      <w:r w:rsidR="00947D35">
        <w:rPr>
          <w:rFonts w:ascii="Arial" w:hAnsi="Arial" w:cs="Arial"/>
          <w:sz w:val="24"/>
          <w:szCs w:val="24"/>
        </w:rPr>
        <w:t>os dois modelos utilizados e as respectivas munições.</w:t>
      </w:r>
    </w:p>
    <w:p w14:paraId="70276054" w14:textId="66446EED" w:rsidR="00E2007B" w:rsidRDefault="00093B14" w:rsidP="000007B6">
      <w:pPr>
        <w:spacing w:line="360" w:lineRule="auto"/>
        <w:ind w:left="0" w:hanging="2"/>
        <w:jc w:val="both"/>
        <w:rPr>
          <w:rFonts w:ascii="Arial" w:hAnsi="Arial" w:cs="Arial"/>
          <w:noProof/>
          <w:sz w:val="24"/>
          <w:szCs w:val="24"/>
          <w:lang w:eastAsia="pt-BR"/>
        </w:rPr>
      </w:pPr>
      <w:commentRangeStart w:id="41"/>
      <w:commentRangeStart w:id="42"/>
      <w:r>
        <w:rPr>
          <w:noProof/>
          <w:lang w:eastAsia="pt-BR"/>
        </w:rPr>
        <w:lastRenderedPageBreak/>
        <w:drawing>
          <wp:inline distT="0" distB="0" distL="0" distR="0" wp14:anchorId="42B6CBD0" wp14:editId="7E9A5B61">
            <wp:extent cx="5400040" cy="3780028"/>
            <wp:effectExtent l="0" t="0" r="0" b="0"/>
            <wp:docPr id="29" name="Imagem 29" descr="An M4A1 carbine equipped with an M203 grenade laun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M4A1 carbine equipped with an M203 grenade launch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1"/>
      <w:r>
        <w:rPr>
          <w:rStyle w:val="Refdecomentrio"/>
        </w:rPr>
        <w:commentReference w:id="41"/>
      </w:r>
      <w:commentRangeEnd w:id="42"/>
      <w:r w:rsidR="0011176B">
        <w:rPr>
          <w:rStyle w:val="Refdecomentrio"/>
        </w:rPr>
        <w:commentReference w:id="42"/>
      </w:r>
      <w:r>
        <w:rPr>
          <w:noProof/>
          <w:lang w:eastAsia="pt-BR"/>
        </w:rPr>
        <w:drawing>
          <wp:inline distT="0" distB="0" distL="0" distR="0" wp14:anchorId="67402F00" wp14:editId="65B549A1">
            <wp:extent cx="3816350" cy="3053080"/>
            <wp:effectExtent l="0" t="0" r="0" b="0"/>
            <wp:docPr id="28" name="Imagem 28" descr="Lançador de gran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çador de granada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325" cy="30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60C6" w:rsidRPr="00225A71" w:rsidDel="005560C6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14:paraId="6341AA0F" w14:textId="6E869837" w:rsidR="00664201" w:rsidRPr="000007B6" w:rsidRDefault="0025750E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commentRangeStart w:id="43"/>
      <w:commentRangeEnd w:id="43"/>
      <w:r>
        <w:rPr>
          <w:rStyle w:val="Refdecomentrio"/>
        </w:rPr>
        <w:commentReference w:id="43"/>
      </w:r>
    </w:p>
    <w:p w14:paraId="4349EE5B" w14:textId="6834FAAE" w:rsidR="005560C6" w:rsidRPr="000007B6" w:rsidRDefault="00930F55" w:rsidP="000007B6">
      <w:pPr>
        <w:spacing w:after="0"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b/>
          <w:color w:val="FF0000"/>
          <w:szCs w:val="24"/>
        </w:rPr>
        <w:t>F</w:t>
      </w:r>
      <w:r w:rsidR="005560C6" w:rsidRPr="000007B6">
        <w:rPr>
          <w:rFonts w:ascii="Arial" w:eastAsia="Times New Roman" w:hAnsi="Arial" w:cs="Arial"/>
          <w:b/>
          <w:color w:val="FF0000"/>
          <w:szCs w:val="24"/>
        </w:rPr>
        <w:t>igura 14</w:t>
      </w:r>
      <w:r w:rsidR="005560C6" w:rsidRPr="000007B6">
        <w:rPr>
          <w:rFonts w:ascii="Arial" w:eastAsia="Times New Roman" w:hAnsi="Arial" w:cs="Arial"/>
          <w:color w:val="FF0000"/>
          <w:szCs w:val="24"/>
        </w:rPr>
        <w:t xml:space="preserve">: Lançador e </w:t>
      </w:r>
      <w:proofErr w:type="spellStart"/>
      <w:r w:rsidR="005560C6" w:rsidRPr="000007B6">
        <w:rPr>
          <w:rFonts w:ascii="Arial" w:eastAsia="Times New Roman" w:hAnsi="Arial" w:cs="Arial"/>
          <w:color w:val="FF0000"/>
          <w:szCs w:val="24"/>
        </w:rPr>
        <w:t>muilti</w:t>
      </w:r>
      <w:proofErr w:type="spellEnd"/>
      <w:r w:rsidR="005560C6" w:rsidRPr="000007B6">
        <w:rPr>
          <w:rFonts w:ascii="Arial" w:eastAsia="Times New Roman" w:hAnsi="Arial" w:cs="Arial"/>
          <w:color w:val="FF0000"/>
          <w:szCs w:val="24"/>
        </w:rPr>
        <w:t xml:space="preserve">-lançador de granadas. </w:t>
      </w:r>
      <w:r w:rsidR="005560C6" w:rsidRPr="000007B6">
        <w:rPr>
          <w:rFonts w:ascii="Arial" w:eastAsia="Times New Roman" w:hAnsi="Arial" w:cs="Arial"/>
          <w:b/>
          <w:color w:val="FF0000"/>
          <w:szCs w:val="24"/>
        </w:rPr>
        <w:t>Fonte</w:t>
      </w:r>
      <w:r w:rsidR="005560C6" w:rsidRPr="000007B6">
        <w:rPr>
          <w:rFonts w:ascii="Arial" w:eastAsia="Times New Roman" w:hAnsi="Arial" w:cs="Arial"/>
          <w:color w:val="FF0000"/>
          <w:szCs w:val="24"/>
        </w:rPr>
        <w:t>:</w:t>
      </w:r>
      <w:r w:rsidR="00435B17">
        <w:rPr>
          <w:rFonts w:ascii="Arial" w:eastAsia="Times New Roman" w:hAnsi="Arial" w:cs="Arial"/>
          <w:color w:val="FF0000"/>
          <w:szCs w:val="24"/>
        </w:rPr>
        <w:t xml:space="preserve"> </w:t>
      </w:r>
      <w:proofErr w:type="spellStart"/>
      <w:r w:rsidR="00435B17">
        <w:rPr>
          <w:rFonts w:ascii="Arial" w:eastAsia="Times New Roman" w:hAnsi="Arial" w:cs="Arial"/>
          <w:color w:val="FF0000"/>
          <w:szCs w:val="24"/>
        </w:rPr>
        <w:t>Shutterstock</w:t>
      </w:r>
      <w:proofErr w:type="spellEnd"/>
      <w:r w:rsidR="00435B17">
        <w:rPr>
          <w:rFonts w:ascii="Arial" w:eastAsia="Times New Roman" w:hAnsi="Arial" w:cs="Arial"/>
          <w:color w:val="FF0000"/>
          <w:szCs w:val="24"/>
        </w:rPr>
        <w:t xml:space="preserve"> (2019),</w:t>
      </w:r>
      <w:r w:rsidR="005560C6"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proofErr w:type="spellStart"/>
      <w:r w:rsidR="005560C6" w:rsidRPr="000007B6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="005560C6" w:rsidRPr="000007B6">
        <w:rPr>
          <w:rFonts w:ascii="Arial" w:eastAsia="Times New Roman" w:hAnsi="Arial" w:cs="Arial"/>
          <w:color w:val="FF0000"/>
          <w:szCs w:val="24"/>
        </w:rPr>
        <w:t>-UFSC (2019).</w:t>
      </w:r>
    </w:p>
    <w:p w14:paraId="2E306ACA" w14:textId="77777777" w:rsidR="005560C6" w:rsidRDefault="005560C6" w:rsidP="005560C6">
      <w:pP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498A6EED" w14:textId="1866F944" w:rsidR="005560C6" w:rsidRPr="003D6D03" w:rsidRDefault="00930F55" w:rsidP="000007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 xml:space="preserve">Todos os tipos de cartuchos classificados como de impacto controlado devem ser disparados em direção </w:t>
      </w:r>
      <w:r w:rsidR="005560C6">
        <w:rPr>
          <w:rFonts w:ascii="Arial" w:eastAsia="Times New Roman" w:hAnsi="Arial" w:cs="Arial"/>
          <w:sz w:val="24"/>
          <w:szCs w:val="24"/>
        </w:rPr>
        <w:t>a um único alvo, mirando as</w:t>
      </w:r>
      <w:r w:rsidRPr="000007B6">
        <w:rPr>
          <w:rFonts w:ascii="Arial" w:eastAsia="Times New Roman" w:hAnsi="Arial" w:cs="Arial"/>
          <w:sz w:val="24"/>
          <w:szCs w:val="24"/>
        </w:rPr>
        <w:t xml:space="preserve"> pernas do agressor</w:t>
      </w:r>
      <w:r w:rsidR="005560C6">
        <w:rPr>
          <w:rFonts w:ascii="Arial" w:eastAsia="Times New Roman" w:hAnsi="Arial" w:cs="Arial"/>
          <w:sz w:val="24"/>
          <w:szCs w:val="24"/>
        </w:rPr>
        <w:t xml:space="preserve">. </w:t>
      </w:r>
      <w:r w:rsidR="005560C6" w:rsidRPr="000007B6">
        <w:rPr>
          <w:rFonts w:ascii="Arial" w:eastAsia="Times New Roman" w:hAnsi="Arial" w:cs="Arial"/>
          <w:b/>
          <w:sz w:val="24"/>
          <w:szCs w:val="24"/>
        </w:rPr>
        <w:t>Lembrando ainda de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5560C6" w:rsidRPr="000007B6">
        <w:rPr>
          <w:rFonts w:ascii="Arial" w:eastAsia="Times New Roman" w:hAnsi="Arial" w:cs="Arial"/>
          <w:b/>
          <w:sz w:val="24"/>
          <w:szCs w:val="24"/>
        </w:rPr>
        <w:t xml:space="preserve">considerar </w:t>
      </w:r>
      <w:r w:rsidRPr="000007B6">
        <w:rPr>
          <w:rFonts w:ascii="Arial" w:eastAsia="Times New Roman" w:hAnsi="Arial" w:cs="Arial"/>
          <w:b/>
          <w:sz w:val="24"/>
          <w:szCs w:val="24"/>
        </w:rPr>
        <w:t>as distâncias mínimas de segurança</w:t>
      </w:r>
      <w:r w:rsidR="005560C6" w:rsidRPr="000007B6">
        <w:rPr>
          <w:rFonts w:ascii="Arial" w:eastAsia="Times New Roman" w:hAnsi="Arial" w:cs="Arial"/>
          <w:b/>
          <w:sz w:val="24"/>
          <w:szCs w:val="24"/>
        </w:rPr>
        <w:t xml:space="preserve">, a fim </w:t>
      </w:r>
      <w:r w:rsidR="005560C6" w:rsidRPr="000007B6">
        <w:rPr>
          <w:rFonts w:ascii="Arial" w:eastAsia="Times New Roman" w:hAnsi="Arial" w:cs="Arial"/>
          <w:b/>
          <w:sz w:val="24"/>
          <w:szCs w:val="24"/>
        </w:rPr>
        <w:lastRenderedPageBreak/>
        <w:t xml:space="preserve">de evitar </w:t>
      </w:r>
      <w:r w:rsidR="005560C6"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grave lesão ou mesmo </w:t>
      </w:r>
      <w:r w:rsidR="00F976D6">
        <w:rPr>
          <w:rFonts w:ascii="Arial" w:eastAsia="Times New Roman" w:hAnsi="Arial" w:cs="Arial"/>
          <w:b/>
          <w:color w:val="000000"/>
          <w:sz w:val="24"/>
          <w:szCs w:val="24"/>
        </w:rPr>
        <w:t>a</w:t>
      </w:r>
      <w:r w:rsidR="005560C6"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morte </w:t>
      </w:r>
      <w:r w:rsidR="00F976D6">
        <w:rPr>
          <w:rFonts w:ascii="Arial" w:eastAsia="Times New Roman" w:hAnsi="Arial" w:cs="Arial"/>
          <w:b/>
          <w:color w:val="000000"/>
          <w:sz w:val="24"/>
          <w:szCs w:val="24"/>
        </w:rPr>
        <w:t>da</w:t>
      </w:r>
      <w:r w:rsidR="005560C6"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pessoa atingida.</w:t>
      </w:r>
    </w:p>
    <w:p w14:paraId="1F790DF5" w14:textId="4AA52428" w:rsidR="00664201" w:rsidRPr="000007B6" w:rsidRDefault="00930F55" w:rsidP="000007B6">
      <w:pP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 xml:space="preserve"> </w:t>
      </w:r>
    </w:p>
    <w:p w14:paraId="6C8E389E" w14:textId="339F6A69" w:rsidR="00664201" w:rsidRPr="000007B6" w:rsidRDefault="00BD7952" w:rsidP="000007B6">
      <w:pPr>
        <w:spacing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Assim como as munições de calibre 12, </w:t>
      </w:r>
      <w:r w:rsidR="008B5F4B">
        <w:rPr>
          <w:rFonts w:ascii="Arial" w:eastAsia="Times New Roman" w:hAnsi="Arial" w:cs="Arial"/>
          <w:sz w:val="24"/>
          <w:szCs w:val="24"/>
        </w:rPr>
        <w:t>as</w:t>
      </w:r>
      <w:r w:rsidR="00E2007B">
        <w:rPr>
          <w:rFonts w:ascii="Arial" w:eastAsia="Times New Roman" w:hAnsi="Arial" w:cs="Arial"/>
          <w:sz w:val="24"/>
          <w:szCs w:val="24"/>
        </w:rPr>
        <w:t xml:space="preserve"> </w:t>
      </w:r>
      <w:r w:rsidR="00E96CAA">
        <w:rPr>
          <w:rFonts w:ascii="Arial" w:eastAsia="Times New Roman" w:hAnsi="Arial" w:cs="Arial"/>
          <w:sz w:val="24"/>
          <w:szCs w:val="24"/>
        </w:rPr>
        <w:t>de</w:t>
      </w:r>
      <w:r w:rsidR="00E2007B">
        <w:rPr>
          <w:rFonts w:ascii="Arial" w:eastAsia="Times New Roman" w:hAnsi="Arial" w:cs="Arial"/>
          <w:sz w:val="24"/>
          <w:szCs w:val="24"/>
        </w:rPr>
        <w:t xml:space="preserve"> </w:t>
      </w:r>
      <w:r w:rsidR="008B5F4B" w:rsidRPr="000007B6">
        <w:rPr>
          <w:rFonts w:ascii="Arial" w:eastAsia="Times New Roman" w:hAnsi="Arial" w:cs="Arial"/>
          <w:sz w:val="24"/>
          <w:szCs w:val="24"/>
        </w:rPr>
        <w:t xml:space="preserve">calibres </w:t>
      </w:r>
      <w:r w:rsidR="00E2007B">
        <w:rPr>
          <w:rFonts w:ascii="Arial" w:eastAsia="Times New Roman" w:hAnsi="Arial" w:cs="Arial"/>
          <w:sz w:val="24"/>
          <w:szCs w:val="24"/>
        </w:rPr>
        <w:t>maiores (</w:t>
      </w:r>
      <w:r w:rsidR="008B5F4B" w:rsidRPr="00A91FDA">
        <w:rPr>
          <w:rFonts w:ascii="Arial" w:eastAsia="Times New Roman" w:hAnsi="Arial" w:cs="Arial"/>
          <w:sz w:val="24"/>
          <w:szCs w:val="24"/>
        </w:rPr>
        <w:t>37, 38</w:t>
      </w:r>
      <w:r w:rsidR="00A91FDA" w:rsidRPr="001C4C4F">
        <w:rPr>
          <w:rFonts w:ascii="Arial" w:eastAsia="Times New Roman" w:hAnsi="Arial" w:cs="Arial"/>
          <w:sz w:val="24"/>
          <w:szCs w:val="24"/>
        </w:rPr>
        <w:t>,</w:t>
      </w:r>
      <w:r w:rsidR="008B5F4B" w:rsidRPr="00A91FDA">
        <w:rPr>
          <w:rFonts w:ascii="Arial" w:eastAsia="Times New Roman" w:hAnsi="Arial" w:cs="Arial"/>
          <w:sz w:val="24"/>
          <w:szCs w:val="24"/>
        </w:rPr>
        <w:t>1 e 40</w:t>
      </w:r>
      <w:r w:rsidR="00E2007B">
        <w:rPr>
          <w:rFonts w:ascii="Arial" w:eastAsia="Times New Roman" w:hAnsi="Arial" w:cs="Arial"/>
          <w:sz w:val="24"/>
          <w:szCs w:val="24"/>
        </w:rPr>
        <w:t>)</w:t>
      </w:r>
      <w:r w:rsidR="008B5F4B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não devem ser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empregadas a distâncias maiores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, pois isso diminui consideravelmente 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>sua eficiência</w:t>
      </w:r>
      <w:r w:rsidR="00E96CAA">
        <w:rPr>
          <w:rFonts w:ascii="Arial" w:eastAsia="Times New Roman" w:hAnsi="Arial" w:cs="Arial"/>
          <w:color w:val="000000"/>
          <w:sz w:val="24"/>
          <w:szCs w:val="24"/>
        </w:rPr>
        <w:t>;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ou seja, mesmo se atingi</w:t>
      </w:r>
      <w:r w:rsidR="00E96CAA">
        <w:rPr>
          <w:rFonts w:ascii="Arial" w:eastAsia="Times New Roman" w:hAnsi="Arial" w:cs="Arial"/>
          <w:color w:val="000000"/>
          <w:sz w:val="24"/>
          <w:szCs w:val="24"/>
        </w:rPr>
        <w:t>r o alvo</w:t>
      </w:r>
      <w:r>
        <w:rPr>
          <w:rFonts w:ascii="Arial" w:eastAsia="Times New Roman" w:hAnsi="Arial" w:cs="Arial"/>
          <w:color w:val="000000"/>
          <w:sz w:val="24"/>
          <w:szCs w:val="24"/>
        </w:rPr>
        <w:t>, a munição não terá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energia necessária para fazer cessar a agressão e alcançar a intimidação psicológica.</w:t>
      </w:r>
    </w:p>
    <w:p w14:paraId="1DCD5EFA" w14:textId="6CC74F90" w:rsidR="00BD7952" w:rsidRPr="003D6D03" w:rsidRDefault="00BD7952" w:rsidP="00BD7952">
      <w:pP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3D6D03">
        <w:rPr>
          <w:rFonts w:ascii="Arial" w:eastAsia="Times New Roman" w:hAnsi="Arial" w:cs="Arial"/>
          <w:sz w:val="24"/>
          <w:szCs w:val="24"/>
        </w:rPr>
        <w:t>Os calibres 37 mm e 38</w:t>
      </w:r>
      <w:r w:rsidR="00A91FDA">
        <w:rPr>
          <w:rFonts w:ascii="Arial" w:eastAsia="Times New Roman" w:hAnsi="Arial" w:cs="Arial"/>
          <w:sz w:val="24"/>
          <w:szCs w:val="24"/>
        </w:rPr>
        <w:t>,</w:t>
      </w:r>
      <w:r w:rsidRPr="003D6D03">
        <w:rPr>
          <w:rFonts w:ascii="Arial" w:eastAsia="Times New Roman" w:hAnsi="Arial" w:cs="Arial"/>
          <w:sz w:val="24"/>
          <w:szCs w:val="24"/>
        </w:rPr>
        <w:t xml:space="preserve">1 mm são calibres mais utilizados por </w:t>
      </w:r>
      <w:r w:rsidR="00843FD9">
        <w:rPr>
          <w:rFonts w:ascii="Arial" w:eastAsia="Times New Roman" w:hAnsi="Arial" w:cs="Arial"/>
          <w:sz w:val="24"/>
          <w:szCs w:val="24"/>
        </w:rPr>
        <w:t>f</w:t>
      </w:r>
      <w:r w:rsidRPr="003D6D03">
        <w:rPr>
          <w:rFonts w:ascii="Arial" w:eastAsia="Times New Roman" w:hAnsi="Arial" w:cs="Arial"/>
          <w:sz w:val="24"/>
          <w:szCs w:val="24"/>
        </w:rPr>
        <w:t xml:space="preserve">orças </w:t>
      </w:r>
      <w:r w:rsidR="00843FD9">
        <w:rPr>
          <w:rFonts w:ascii="Arial" w:eastAsia="Times New Roman" w:hAnsi="Arial" w:cs="Arial"/>
          <w:sz w:val="24"/>
          <w:szCs w:val="24"/>
        </w:rPr>
        <w:t>p</w:t>
      </w:r>
      <w:r w:rsidRPr="003D6D03">
        <w:rPr>
          <w:rFonts w:ascii="Arial" w:eastAsia="Times New Roman" w:hAnsi="Arial" w:cs="Arial"/>
          <w:sz w:val="24"/>
          <w:szCs w:val="24"/>
        </w:rPr>
        <w:t xml:space="preserve">oliciais. </w:t>
      </w:r>
    </w:p>
    <w:p w14:paraId="6AC1631A" w14:textId="35442D71" w:rsidR="00BD7952" w:rsidRDefault="00BD7952" w:rsidP="00BD7952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3D6D03">
        <w:rPr>
          <w:rFonts w:ascii="Arial" w:eastAsia="Times New Roman" w:hAnsi="Arial" w:cs="Arial"/>
          <w:sz w:val="24"/>
          <w:szCs w:val="24"/>
        </w:rPr>
        <w:t>Existem dois modelos de munição de borracha para lançadores de granadas de 38</w:t>
      </w:r>
      <w:r w:rsidR="00A91FDA">
        <w:rPr>
          <w:rFonts w:ascii="Arial" w:eastAsia="Times New Roman" w:hAnsi="Arial" w:cs="Arial"/>
          <w:sz w:val="24"/>
          <w:szCs w:val="24"/>
        </w:rPr>
        <w:t>,</w:t>
      </w:r>
      <w:r w:rsidRPr="003D6D03">
        <w:rPr>
          <w:rFonts w:ascii="Arial" w:eastAsia="Times New Roman" w:hAnsi="Arial" w:cs="Arial"/>
          <w:sz w:val="24"/>
          <w:szCs w:val="24"/>
        </w:rPr>
        <w:t xml:space="preserve">1 mm: a munição </w:t>
      </w:r>
      <w:r>
        <w:rPr>
          <w:rFonts w:ascii="Arial" w:eastAsia="Times New Roman" w:hAnsi="Arial" w:cs="Arial"/>
          <w:sz w:val="24"/>
          <w:szCs w:val="24"/>
        </w:rPr>
        <w:t>com</w:t>
      </w:r>
      <w:r w:rsidRPr="003D6D03">
        <w:rPr>
          <w:rFonts w:ascii="Arial" w:eastAsia="Times New Roman" w:hAnsi="Arial" w:cs="Arial"/>
          <w:sz w:val="24"/>
          <w:szCs w:val="24"/>
        </w:rPr>
        <w:t xml:space="preserve"> três projéteis esféricos de elastômeros, com diâmetro aproximado de 38 mm</w:t>
      </w:r>
      <w:r w:rsidR="00E96CAA">
        <w:rPr>
          <w:rFonts w:ascii="Arial" w:eastAsia="Times New Roman" w:hAnsi="Arial" w:cs="Arial"/>
          <w:sz w:val="24"/>
          <w:szCs w:val="24"/>
        </w:rPr>
        <w:t>,</w:t>
      </w:r>
      <w:r w:rsidRPr="003D6D03">
        <w:rPr>
          <w:rFonts w:ascii="Arial" w:eastAsia="Times New Roman" w:hAnsi="Arial" w:cs="Arial"/>
          <w:sz w:val="24"/>
          <w:szCs w:val="24"/>
        </w:rPr>
        <w:t xml:space="preserve"> e a munição com 12 projéteis esféricos de elastômeros, com diâmetros aproximados de 12 </w:t>
      </w:r>
      <w:proofErr w:type="spellStart"/>
      <w:r w:rsidRPr="003D6D03">
        <w:rPr>
          <w:rFonts w:ascii="Arial" w:eastAsia="Times New Roman" w:hAnsi="Arial" w:cs="Arial"/>
          <w:sz w:val="24"/>
          <w:szCs w:val="24"/>
        </w:rPr>
        <w:t>mm.</w:t>
      </w:r>
      <w:proofErr w:type="spellEnd"/>
      <w:r w:rsidRPr="003D6D03">
        <w:rPr>
          <w:rFonts w:ascii="Arial" w:eastAsia="Times New Roman" w:hAnsi="Arial" w:cs="Arial"/>
          <w:sz w:val="24"/>
          <w:szCs w:val="24"/>
        </w:rPr>
        <w:t xml:space="preserve"> </w:t>
      </w:r>
    </w:p>
    <w:p w14:paraId="19EAB02A" w14:textId="77777777" w:rsidR="00B9423A" w:rsidRDefault="00B9423A" w:rsidP="00BD7952">
      <w:pPr>
        <w:spacing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</w:p>
    <w:p w14:paraId="674FED3D" w14:textId="29005942" w:rsidR="00101866" w:rsidRPr="000007B6" w:rsidRDefault="00101866">
      <w:pPr>
        <w:spacing w:line="360" w:lineRule="auto"/>
        <w:ind w:left="0" w:hanging="2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4F81BD" w:themeFill="accent1"/>
        </w:rPr>
        <w:t>&lt;H3&gt;</w:t>
      </w: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Pr="00E96CAA">
        <w:rPr>
          <w:rFonts w:ascii="Arial" w:eastAsia="Times New Roman" w:hAnsi="Arial" w:cs="Arial"/>
          <w:b/>
          <w:color w:val="000000"/>
          <w:sz w:val="24"/>
          <w:szCs w:val="24"/>
        </w:rPr>
        <w:t xml:space="preserve">Munição </w:t>
      </w:r>
      <w:r w:rsidR="00A56E1B" w:rsidRPr="001C4C4F">
        <w:rPr>
          <w:rFonts w:ascii="Arial" w:eastAsia="Times New Roman" w:hAnsi="Arial" w:cs="Arial"/>
          <w:b/>
          <w:color w:val="000000"/>
          <w:sz w:val="24"/>
          <w:szCs w:val="24"/>
        </w:rPr>
        <w:t>t</w:t>
      </w:r>
      <w:r w:rsidRPr="00E96CAA">
        <w:rPr>
          <w:rFonts w:ascii="Arial" w:eastAsia="Times New Roman" w:hAnsi="Arial" w:cs="Arial"/>
          <w:b/>
          <w:color w:val="000000"/>
          <w:sz w:val="24"/>
          <w:szCs w:val="24"/>
        </w:rPr>
        <w:t>ri-</w:t>
      </w:r>
      <w:r w:rsidR="00E96CAA">
        <w:rPr>
          <w:rFonts w:ascii="Arial" w:eastAsia="Times New Roman" w:hAnsi="Arial" w:cs="Arial"/>
          <w:b/>
          <w:color w:val="000000"/>
          <w:sz w:val="24"/>
          <w:szCs w:val="24"/>
        </w:rPr>
        <w:t>i</w:t>
      </w:r>
      <w:r w:rsidRPr="00E96CAA">
        <w:rPr>
          <w:rFonts w:ascii="Arial" w:eastAsia="Times New Roman" w:hAnsi="Arial" w:cs="Arial"/>
          <w:b/>
          <w:color w:val="000000"/>
          <w:sz w:val="24"/>
          <w:szCs w:val="24"/>
        </w:rPr>
        <w:t xml:space="preserve">mpacto </w:t>
      </w:r>
      <w:proofErr w:type="spellStart"/>
      <w:r w:rsidR="00A56E1B" w:rsidRPr="001C4C4F">
        <w:rPr>
          <w:rFonts w:ascii="Arial" w:eastAsia="Times New Roman" w:hAnsi="Arial" w:cs="Arial"/>
          <w:b/>
          <w:color w:val="000000"/>
          <w:sz w:val="24"/>
          <w:szCs w:val="24"/>
        </w:rPr>
        <w:t>s</w:t>
      </w:r>
      <w:r w:rsidRPr="00E96CAA">
        <w:rPr>
          <w:rFonts w:ascii="Arial" w:eastAsia="Times New Roman" w:hAnsi="Arial" w:cs="Arial"/>
          <w:b/>
          <w:color w:val="000000"/>
          <w:sz w:val="24"/>
          <w:szCs w:val="24"/>
        </w:rPr>
        <w:t>uper</w:t>
      </w:r>
      <w:proofErr w:type="spellEnd"/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com projéteis esféricos </w:t>
      </w:r>
      <w:r w:rsidRPr="000007B6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4F81BD" w:themeFill="accent1"/>
        </w:rPr>
        <w:t>&lt;/H3&gt;</w:t>
      </w:r>
    </w:p>
    <w:p w14:paraId="38881253" w14:textId="22617627" w:rsidR="00BD7952" w:rsidRPr="003D6D03" w:rsidRDefault="0025750E" w:rsidP="00BD795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E96CAA">
        <w:rPr>
          <w:rFonts w:ascii="Arial" w:eastAsia="Times New Roman" w:hAnsi="Arial" w:cs="Arial"/>
          <w:color w:val="000000"/>
          <w:sz w:val="24"/>
          <w:szCs w:val="24"/>
        </w:rPr>
        <w:t>Em alternativa ao uso de munições tidas como letais</w:t>
      </w:r>
      <w:r w:rsidR="00BD7952" w:rsidRPr="004D288A">
        <w:rPr>
          <w:rFonts w:ascii="Arial" w:eastAsia="Times New Roman" w:hAnsi="Arial" w:cs="Arial"/>
          <w:color w:val="000000"/>
          <w:sz w:val="24"/>
          <w:szCs w:val="24"/>
        </w:rPr>
        <w:t xml:space="preserve">, as munições </w:t>
      </w:r>
      <w:r w:rsidR="00A56E1B" w:rsidRPr="001C4C4F">
        <w:rPr>
          <w:rFonts w:ascii="Arial" w:eastAsia="Times New Roman" w:hAnsi="Arial" w:cs="Arial"/>
          <w:color w:val="000000"/>
          <w:sz w:val="24"/>
          <w:szCs w:val="24"/>
        </w:rPr>
        <w:t>t</w:t>
      </w:r>
      <w:r w:rsidR="00BD7952" w:rsidRPr="00E96CAA">
        <w:rPr>
          <w:rFonts w:ascii="Arial" w:eastAsia="Times New Roman" w:hAnsi="Arial" w:cs="Arial"/>
          <w:color w:val="000000"/>
          <w:sz w:val="24"/>
          <w:szCs w:val="24"/>
        </w:rPr>
        <w:t xml:space="preserve">ri-impacto </w:t>
      </w:r>
      <w:proofErr w:type="spellStart"/>
      <w:r w:rsidR="00A56E1B" w:rsidRPr="001C4C4F">
        <w:rPr>
          <w:rFonts w:ascii="Arial" w:eastAsia="Times New Roman" w:hAnsi="Arial" w:cs="Arial"/>
          <w:color w:val="000000"/>
          <w:sz w:val="24"/>
          <w:szCs w:val="24"/>
        </w:rPr>
        <w:t>s</w:t>
      </w:r>
      <w:r w:rsidR="00BD7952" w:rsidRPr="00E96CAA">
        <w:rPr>
          <w:rFonts w:ascii="Arial" w:eastAsia="Times New Roman" w:hAnsi="Arial" w:cs="Arial"/>
          <w:color w:val="000000"/>
          <w:sz w:val="24"/>
          <w:szCs w:val="24"/>
        </w:rPr>
        <w:t>uper</w:t>
      </w:r>
      <w:proofErr w:type="spellEnd"/>
      <w:r w:rsidR="004D288A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BD7952" w:rsidRPr="004D288A">
        <w:rPr>
          <w:rFonts w:ascii="Arial" w:eastAsia="Times New Roman" w:hAnsi="Arial" w:cs="Arial"/>
          <w:color w:val="000000"/>
          <w:sz w:val="24"/>
          <w:szCs w:val="24"/>
        </w:rPr>
        <w:t xml:space="preserve"> nos calibres</w:t>
      </w:r>
      <w:r w:rsidR="00843FD9" w:rsidRPr="004D288A">
        <w:rPr>
          <w:rFonts w:ascii="Arial" w:eastAsia="Times New Roman" w:hAnsi="Arial" w:cs="Arial"/>
          <w:color w:val="000000"/>
          <w:sz w:val="24"/>
          <w:szCs w:val="24"/>
        </w:rPr>
        <w:t xml:space="preserve"> de</w:t>
      </w:r>
      <w:r w:rsidR="00BD7952" w:rsidRPr="004D288A">
        <w:rPr>
          <w:rFonts w:ascii="Arial" w:eastAsia="Times New Roman" w:hAnsi="Arial" w:cs="Arial"/>
          <w:color w:val="000000"/>
          <w:sz w:val="24"/>
          <w:szCs w:val="24"/>
        </w:rPr>
        <w:t xml:space="preserve"> 37 mm a 40 mm</w:t>
      </w:r>
      <w:r w:rsidR="004D288A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BD7952" w:rsidRPr="004D288A">
        <w:rPr>
          <w:rFonts w:ascii="Arial" w:eastAsia="Times New Roman" w:hAnsi="Arial" w:cs="Arial"/>
          <w:color w:val="000000"/>
          <w:sz w:val="24"/>
          <w:szCs w:val="24"/>
        </w:rPr>
        <w:t xml:space="preserve"> podem ser disparadas contra uma ou mais pessoas, com a finalidade de deter ou dispersar os infratores.</w:t>
      </w:r>
    </w:p>
    <w:p w14:paraId="282B49C4" w14:textId="77777777" w:rsidR="00664201" w:rsidRPr="000007B6" w:rsidRDefault="00664201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48601B96" w14:textId="77777777" w:rsidR="00664201" w:rsidRPr="000007B6" w:rsidRDefault="00930F55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commentRangeStart w:id="44"/>
      <w:r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509CE6F" wp14:editId="24414235">
            <wp:extent cx="3600450" cy="2819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4"/>
      <w:r w:rsidR="0011176B">
        <w:rPr>
          <w:rStyle w:val="Refdecomentrio"/>
        </w:rPr>
        <w:commentReference w:id="44"/>
      </w:r>
    </w:p>
    <w:p w14:paraId="2A0F128D" w14:textId="2E2A907C" w:rsidR="00664201" w:rsidRPr="000007B6" w:rsidRDefault="00930F55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color w:val="FF0000"/>
          <w:szCs w:val="24"/>
        </w:rPr>
        <w:tab/>
      </w:r>
      <w:r w:rsidR="00BD7952" w:rsidRPr="000007B6">
        <w:rPr>
          <w:rFonts w:ascii="Arial" w:eastAsia="Times New Roman" w:hAnsi="Arial" w:cs="Arial"/>
          <w:b/>
          <w:color w:val="FF0000"/>
          <w:szCs w:val="24"/>
        </w:rPr>
        <w:t>Figura 15</w:t>
      </w:r>
      <w:r w:rsidR="00BD7952" w:rsidRPr="004D288A">
        <w:rPr>
          <w:rFonts w:ascii="Arial" w:eastAsia="Times New Roman" w:hAnsi="Arial" w:cs="Arial"/>
          <w:b/>
          <w:color w:val="FF0000"/>
          <w:szCs w:val="24"/>
        </w:rPr>
        <w:t>:</w:t>
      </w:r>
      <w:r w:rsidR="00BD7952" w:rsidRPr="004D288A">
        <w:rPr>
          <w:rFonts w:ascii="Arial" w:eastAsia="Times New Roman" w:hAnsi="Arial" w:cs="Arial"/>
          <w:color w:val="FF0000"/>
          <w:szCs w:val="24"/>
        </w:rPr>
        <w:t xml:space="preserve"> Munição tri-impacto</w:t>
      </w:r>
      <w:r w:rsidR="00BD7952" w:rsidRPr="000007B6">
        <w:rPr>
          <w:rFonts w:ascii="Arial" w:eastAsia="Times New Roman" w:hAnsi="Arial" w:cs="Arial"/>
          <w:color w:val="FF0000"/>
          <w:szCs w:val="24"/>
        </w:rPr>
        <w:t xml:space="preserve"> calibre 40</w:t>
      </w:r>
      <w:r w:rsidR="00843FD9">
        <w:rPr>
          <w:rFonts w:ascii="Arial" w:eastAsia="Times New Roman" w:hAnsi="Arial" w:cs="Arial"/>
          <w:color w:val="FF0000"/>
          <w:szCs w:val="24"/>
        </w:rPr>
        <w:t xml:space="preserve"> </w:t>
      </w:r>
      <w:proofErr w:type="spellStart"/>
      <w:r w:rsidR="00BD7952" w:rsidRPr="000007B6">
        <w:rPr>
          <w:rFonts w:ascii="Arial" w:eastAsia="Times New Roman" w:hAnsi="Arial" w:cs="Arial"/>
          <w:color w:val="FF0000"/>
          <w:szCs w:val="24"/>
        </w:rPr>
        <w:t>mm.</w:t>
      </w:r>
      <w:proofErr w:type="spellEnd"/>
      <w:r w:rsidR="00BD7952"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r w:rsidRPr="000007B6">
        <w:rPr>
          <w:rFonts w:ascii="Arial" w:eastAsia="Times New Roman" w:hAnsi="Arial" w:cs="Arial"/>
          <w:b/>
          <w:color w:val="FF0000"/>
          <w:szCs w:val="24"/>
        </w:rPr>
        <w:t>Fonte:</w:t>
      </w:r>
      <w:r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r w:rsidR="00A91FDA">
        <w:rPr>
          <w:rFonts w:ascii="Arial" w:eastAsia="Times New Roman" w:hAnsi="Arial" w:cs="Arial"/>
          <w:color w:val="FF0000"/>
          <w:szCs w:val="24"/>
        </w:rPr>
        <w:t>Rocha (2019), adaptado por</w:t>
      </w:r>
      <w:r w:rsidR="00BD7952"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proofErr w:type="spellStart"/>
      <w:r w:rsidR="00BD7952" w:rsidRPr="000007B6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="00BD7952" w:rsidRPr="000007B6">
        <w:rPr>
          <w:rFonts w:ascii="Arial" w:eastAsia="Times New Roman" w:hAnsi="Arial" w:cs="Arial"/>
          <w:color w:val="FF0000"/>
          <w:szCs w:val="24"/>
        </w:rPr>
        <w:t>-UFSC (2019).</w:t>
      </w:r>
    </w:p>
    <w:p w14:paraId="345C26D7" w14:textId="3AF98407" w:rsidR="00664201" w:rsidRPr="000007B6" w:rsidRDefault="00930F55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Porém, não custa lembrar que as boas práticas do tiro de impacto controlado prezam que </w:t>
      </w: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>tal disparo deve visar uma pessoa por vez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>, por considerar que o tiro deve ser pontual e seletivo</w:t>
      </w:r>
      <w:r w:rsidR="004D288A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e que </w:t>
      </w: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o profissional de segurança pública não pode alvejar pessoas que porventura não estejam </w:t>
      </w:r>
      <w:r w:rsidR="00BD7952" w:rsidRPr="000007B6">
        <w:rPr>
          <w:rFonts w:ascii="Arial" w:eastAsia="Times New Roman" w:hAnsi="Arial" w:cs="Arial"/>
          <w:b/>
          <w:color w:val="000000"/>
          <w:sz w:val="24"/>
          <w:szCs w:val="24"/>
        </w:rPr>
        <w:t>envolvidas na ação conflituosa.</w:t>
      </w:r>
    </w:p>
    <w:p w14:paraId="7BEB13B7" w14:textId="77777777" w:rsidR="00BD7952" w:rsidRDefault="00BD7952" w:rsidP="000007B6">
      <w:pPr>
        <w:spacing w:after="0"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</w:p>
    <w:p w14:paraId="04603BDC" w14:textId="4B4F2983" w:rsidR="00BD7952" w:rsidRPr="000007B6" w:rsidRDefault="00101866" w:rsidP="000007B6">
      <w:pPr>
        <w:spacing w:after="0" w:line="360" w:lineRule="auto"/>
        <w:ind w:left="0" w:hanging="2"/>
        <w:jc w:val="both"/>
        <w:rPr>
          <w:rFonts w:ascii="Arial" w:hAnsi="Arial" w:cs="Arial"/>
          <w:b/>
          <w:sz w:val="24"/>
          <w:szCs w:val="24"/>
        </w:rPr>
      </w:pPr>
      <w:r w:rsidRPr="000007B6">
        <w:rPr>
          <w:rFonts w:ascii="Arial" w:hAnsi="Arial" w:cs="Arial"/>
          <w:b/>
          <w:sz w:val="24"/>
          <w:szCs w:val="24"/>
          <w:shd w:val="clear" w:color="auto" w:fill="4F81BD" w:themeFill="accent1"/>
        </w:rPr>
        <w:t>&lt;H3&gt;</w:t>
      </w:r>
      <w:r w:rsidRPr="000007B6">
        <w:rPr>
          <w:rFonts w:ascii="Arial" w:hAnsi="Arial" w:cs="Arial"/>
          <w:b/>
          <w:sz w:val="24"/>
          <w:szCs w:val="24"/>
        </w:rPr>
        <w:t xml:space="preserve"> </w:t>
      </w:r>
      <w:r w:rsidRPr="00EE4172">
        <w:rPr>
          <w:rFonts w:ascii="Arial" w:hAnsi="Arial" w:cs="Arial"/>
          <w:b/>
          <w:sz w:val="24"/>
          <w:szCs w:val="24"/>
        </w:rPr>
        <w:t xml:space="preserve">Munição </w:t>
      </w:r>
      <w:proofErr w:type="spellStart"/>
      <w:r w:rsidR="00EE4172" w:rsidRPr="001C4C4F">
        <w:rPr>
          <w:rFonts w:ascii="Arial" w:hAnsi="Arial" w:cs="Arial"/>
          <w:b/>
          <w:sz w:val="24"/>
          <w:szCs w:val="24"/>
        </w:rPr>
        <w:t>m</w:t>
      </w:r>
      <w:r w:rsidRPr="00EE4172">
        <w:rPr>
          <w:rFonts w:ascii="Arial" w:hAnsi="Arial" w:cs="Arial"/>
          <w:b/>
          <w:sz w:val="24"/>
          <w:szCs w:val="24"/>
        </w:rPr>
        <w:t>ulti-impacto</w:t>
      </w:r>
      <w:proofErr w:type="spellEnd"/>
      <w:r w:rsidRPr="00EE417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E4172" w:rsidRPr="001C4C4F">
        <w:rPr>
          <w:rFonts w:ascii="Arial" w:hAnsi="Arial" w:cs="Arial"/>
          <w:b/>
          <w:sz w:val="24"/>
          <w:szCs w:val="24"/>
        </w:rPr>
        <w:t>s</w:t>
      </w:r>
      <w:r w:rsidRPr="00EE4172">
        <w:rPr>
          <w:rFonts w:ascii="Arial" w:hAnsi="Arial" w:cs="Arial"/>
          <w:b/>
          <w:sz w:val="24"/>
          <w:szCs w:val="24"/>
        </w:rPr>
        <w:t>uper</w:t>
      </w:r>
      <w:proofErr w:type="spellEnd"/>
      <w:r w:rsidRPr="000007B6">
        <w:rPr>
          <w:rFonts w:ascii="Arial" w:hAnsi="Arial" w:cs="Arial"/>
          <w:b/>
          <w:sz w:val="24"/>
          <w:szCs w:val="24"/>
        </w:rPr>
        <w:t xml:space="preserve"> com projéteis esféricos </w:t>
      </w:r>
      <w:r w:rsidRPr="000007B6">
        <w:rPr>
          <w:rFonts w:ascii="Arial" w:hAnsi="Arial" w:cs="Arial"/>
          <w:b/>
          <w:sz w:val="24"/>
          <w:szCs w:val="24"/>
          <w:shd w:val="clear" w:color="auto" w:fill="4F81BD" w:themeFill="accent1"/>
        </w:rPr>
        <w:t>&lt;/H3&gt;</w:t>
      </w:r>
    </w:p>
    <w:p w14:paraId="3CA90E77" w14:textId="77777777" w:rsidR="00101866" w:rsidRPr="000007B6" w:rsidRDefault="00101866" w:rsidP="000007B6">
      <w:pPr>
        <w:spacing w:after="0"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</w:p>
    <w:p w14:paraId="476BFB83" w14:textId="6759271F" w:rsidR="00BD7952" w:rsidRPr="000007B6" w:rsidRDefault="00BD7952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Os projéteis das munições </w:t>
      </w:r>
      <w:proofErr w:type="spellStart"/>
      <w:r w:rsidR="00EE4172">
        <w:rPr>
          <w:rFonts w:ascii="Arial" w:eastAsia="Times New Roman" w:hAnsi="Arial" w:cs="Arial"/>
          <w:color w:val="000000"/>
          <w:sz w:val="24"/>
          <w:szCs w:val="24"/>
        </w:rPr>
        <w:t>m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>ulti-impacto</w:t>
      </w:r>
      <w:proofErr w:type="spellEnd"/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EE4172">
        <w:rPr>
          <w:rFonts w:ascii="Arial" w:eastAsia="Times New Roman" w:hAnsi="Arial" w:cs="Arial"/>
          <w:color w:val="000000"/>
          <w:sz w:val="24"/>
          <w:szCs w:val="24"/>
        </w:rPr>
        <w:t>s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>uper</w:t>
      </w:r>
      <w:proofErr w:type="spellEnd"/>
      <w:r w:rsidR="008B5F4B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EE4172">
        <w:rPr>
          <w:rFonts w:ascii="Arial" w:eastAsia="Times New Roman" w:hAnsi="Arial" w:cs="Arial"/>
          <w:color w:val="000000"/>
          <w:sz w:val="24"/>
          <w:szCs w:val="24"/>
        </w:rPr>
        <w:t>por possuírem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pouca massa</w:t>
      </w:r>
      <w:r w:rsidR="008B5F4B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estão mais suscetíveis às influencias de fatores externos como o vento, podendo alterar sensivelmente a sua trajetória e aumentar o cone de dispersão.</w:t>
      </w:r>
    </w:p>
    <w:p w14:paraId="6BEC9652" w14:textId="77777777" w:rsidR="00664201" w:rsidRDefault="00930F55" w:rsidP="000007B6">
      <w:pPr>
        <w:spacing w:line="360" w:lineRule="auto"/>
        <w:ind w:left="0" w:hanging="2"/>
        <w:jc w:val="both"/>
        <w:rPr>
          <w:rFonts w:ascii="Arial" w:hAnsi="Arial" w:cs="Arial"/>
          <w:sz w:val="24"/>
          <w:szCs w:val="24"/>
        </w:rPr>
      </w:pPr>
      <w:commentRangeStart w:id="45"/>
      <w:r w:rsidRPr="000007B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695A279" wp14:editId="6586F723">
            <wp:extent cx="3810000" cy="3095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5"/>
      <w:r w:rsidR="0011176B">
        <w:rPr>
          <w:rStyle w:val="Refdecomentrio"/>
        </w:rPr>
        <w:commentReference w:id="45"/>
      </w:r>
    </w:p>
    <w:p w14:paraId="6E4FC691" w14:textId="5A6F5FCD" w:rsidR="00664201" w:rsidRPr="000007B6" w:rsidRDefault="00930F55" w:rsidP="000007B6">
      <w:pPr>
        <w:spacing w:line="240" w:lineRule="auto"/>
        <w:ind w:left="0" w:hanging="2"/>
        <w:jc w:val="both"/>
        <w:rPr>
          <w:rFonts w:ascii="Arial" w:eastAsia="Times New Roman" w:hAnsi="Arial" w:cs="Arial"/>
          <w:color w:val="FF0000"/>
          <w:szCs w:val="24"/>
        </w:rPr>
      </w:pPr>
      <w:r w:rsidRPr="000007B6">
        <w:rPr>
          <w:rFonts w:ascii="Arial" w:eastAsia="Times New Roman" w:hAnsi="Arial" w:cs="Arial"/>
          <w:color w:val="FF0000"/>
          <w:szCs w:val="24"/>
        </w:rPr>
        <w:tab/>
      </w:r>
      <w:r w:rsidR="00BD7952" w:rsidRPr="000007B6">
        <w:rPr>
          <w:rFonts w:ascii="Arial" w:eastAsia="Times New Roman" w:hAnsi="Arial" w:cs="Arial"/>
          <w:b/>
          <w:color w:val="FF0000"/>
          <w:szCs w:val="24"/>
        </w:rPr>
        <w:t>Figura: 16:</w:t>
      </w:r>
      <w:r w:rsidR="00BD7952" w:rsidRPr="000007B6">
        <w:rPr>
          <w:rFonts w:ascii="Arial" w:eastAsia="Times New Roman" w:hAnsi="Arial" w:cs="Arial"/>
          <w:color w:val="FF0000"/>
          <w:szCs w:val="24"/>
        </w:rPr>
        <w:t xml:space="preserve"> </w:t>
      </w:r>
      <w:proofErr w:type="spellStart"/>
      <w:r w:rsidR="00BD7952" w:rsidRPr="004D288A">
        <w:rPr>
          <w:rFonts w:ascii="Arial" w:eastAsia="Times New Roman" w:hAnsi="Arial" w:cs="Arial"/>
          <w:color w:val="FF0000"/>
          <w:szCs w:val="24"/>
        </w:rPr>
        <w:t>Multi-impacto</w:t>
      </w:r>
      <w:proofErr w:type="spellEnd"/>
      <w:r w:rsidR="00BD7952" w:rsidRPr="004D288A">
        <w:rPr>
          <w:rFonts w:ascii="Arial" w:eastAsia="Times New Roman" w:hAnsi="Arial" w:cs="Arial"/>
          <w:color w:val="FF0000"/>
          <w:szCs w:val="24"/>
        </w:rPr>
        <w:t xml:space="preserve"> </w:t>
      </w:r>
      <w:proofErr w:type="spellStart"/>
      <w:r w:rsidR="00EE4172" w:rsidRPr="001C4C4F">
        <w:rPr>
          <w:rFonts w:ascii="Arial" w:eastAsia="Times New Roman" w:hAnsi="Arial" w:cs="Arial"/>
          <w:color w:val="FF0000"/>
          <w:szCs w:val="24"/>
        </w:rPr>
        <w:t>s</w:t>
      </w:r>
      <w:r w:rsidR="00BD7952" w:rsidRPr="004D288A">
        <w:rPr>
          <w:rFonts w:ascii="Arial" w:eastAsia="Times New Roman" w:hAnsi="Arial" w:cs="Arial"/>
          <w:color w:val="FF0000"/>
          <w:szCs w:val="24"/>
        </w:rPr>
        <w:t>uper</w:t>
      </w:r>
      <w:proofErr w:type="spellEnd"/>
      <w:r w:rsidR="00BD7952" w:rsidRPr="004D288A">
        <w:rPr>
          <w:rFonts w:ascii="Arial" w:eastAsia="Times New Roman" w:hAnsi="Arial" w:cs="Arial"/>
          <w:color w:val="FF0000"/>
          <w:szCs w:val="24"/>
        </w:rPr>
        <w:t xml:space="preserve"> com projéteis esféricos. </w:t>
      </w:r>
      <w:r w:rsidR="00BD7952" w:rsidRPr="004D288A">
        <w:rPr>
          <w:rFonts w:ascii="Arial" w:eastAsia="Times New Roman" w:hAnsi="Arial" w:cs="Arial"/>
          <w:b/>
          <w:color w:val="FF0000"/>
          <w:szCs w:val="24"/>
        </w:rPr>
        <w:t>F</w:t>
      </w:r>
      <w:r w:rsidRPr="004D288A">
        <w:rPr>
          <w:rFonts w:ascii="Arial" w:eastAsia="Times New Roman" w:hAnsi="Arial" w:cs="Arial"/>
          <w:b/>
          <w:color w:val="FF0000"/>
          <w:szCs w:val="24"/>
        </w:rPr>
        <w:t>onte:</w:t>
      </w:r>
      <w:r w:rsidRPr="004D288A">
        <w:rPr>
          <w:rFonts w:ascii="Arial" w:eastAsia="Times New Roman" w:hAnsi="Arial" w:cs="Arial"/>
          <w:color w:val="FF0000"/>
          <w:szCs w:val="24"/>
        </w:rPr>
        <w:t xml:space="preserve"> </w:t>
      </w:r>
      <w:r w:rsidR="00EE4172" w:rsidRPr="004D288A">
        <w:rPr>
          <w:rFonts w:ascii="Arial" w:eastAsia="Times New Roman" w:hAnsi="Arial" w:cs="Arial"/>
          <w:color w:val="FF0000"/>
          <w:szCs w:val="24"/>
        </w:rPr>
        <w:t>Rocha (2019), adaptado</w:t>
      </w:r>
      <w:r w:rsidR="00BD7952" w:rsidRPr="004D288A">
        <w:rPr>
          <w:rFonts w:ascii="Arial" w:eastAsia="Times New Roman" w:hAnsi="Arial" w:cs="Arial"/>
          <w:color w:val="FF0000"/>
          <w:szCs w:val="24"/>
        </w:rPr>
        <w:t xml:space="preserve"> por </w:t>
      </w:r>
      <w:proofErr w:type="spellStart"/>
      <w:r w:rsidR="00BD7952" w:rsidRPr="004D288A">
        <w:rPr>
          <w:rFonts w:ascii="Arial" w:eastAsia="Times New Roman" w:hAnsi="Arial" w:cs="Arial"/>
          <w:color w:val="FF0000"/>
          <w:szCs w:val="24"/>
        </w:rPr>
        <w:t>labSEAD</w:t>
      </w:r>
      <w:proofErr w:type="spellEnd"/>
      <w:r w:rsidR="00BD7952" w:rsidRPr="004D288A">
        <w:rPr>
          <w:rFonts w:ascii="Arial" w:eastAsia="Times New Roman" w:hAnsi="Arial" w:cs="Arial"/>
          <w:color w:val="FF0000"/>
          <w:szCs w:val="24"/>
        </w:rPr>
        <w:t>-UFSC (2019).</w:t>
      </w:r>
    </w:p>
    <w:p w14:paraId="080434F3" w14:textId="77777777" w:rsidR="00664201" w:rsidRPr="000007B6" w:rsidRDefault="00664201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6D87A3DA" w14:textId="1774D2C2" w:rsidR="004054C1" w:rsidRDefault="00BD7952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Você deve ter percebido que não há muita diferença nos modelos de munição de impacto controlado disponíveis no Brasil. Apesar disso, cada </w:t>
      </w:r>
      <w:r w:rsidR="0055295E">
        <w:rPr>
          <w:rFonts w:ascii="Arial" w:eastAsia="Times New Roman" w:hAnsi="Arial" w:cs="Arial"/>
          <w:sz w:val="24"/>
          <w:szCs w:val="24"/>
        </w:rPr>
        <w:t>uma delas segue especificações de uso</w:t>
      </w:r>
      <w:r w:rsidR="008B5F4B">
        <w:rPr>
          <w:rFonts w:ascii="Arial" w:eastAsia="Times New Roman" w:hAnsi="Arial" w:cs="Arial"/>
          <w:sz w:val="24"/>
          <w:szCs w:val="24"/>
        </w:rPr>
        <w:t xml:space="preserve"> diversificadas</w:t>
      </w:r>
      <w:r w:rsidR="0055295E">
        <w:rPr>
          <w:rFonts w:ascii="Arial" w:eastAsia="Times New Roman" w:hAnsi="Arial" w:cs="Arial"/>
          <w:sz w:val="24"/>
          <w:szCs w:val="24"/>
        </w:rPr>
        <w:t>, uma vez que s</w:t>
      </w:r>
      <w:r w:rsidR="004054C1">
        <w:rPr>
          <w:rFonts w:ascii="Arial" w:eastAsia="Times New Roman" w:hAnsi="Arial" w:cs="Arial"/>
          <w:sz w:val="24"/>
          <w:szCs w:val="24"/>
        </w:rPr>
        <w:t xml:space="preserve">ão calibres diferentes e munições com projéteis diferentes. </w:t>
      </w:r>
    </w:p>
    <w:p w14:paraId="246FFC23" w14:textId="4763E4E9" w:rsidR="00664201" w:rsidRPr="000007B6" w:rsidRDefault="004054C1" w:rsidP="00205E0A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Assim, esperamos que</w:t>
      </w:r>
      <w:r w:rsidR="004D288A">
        <w:rPr>
          <w:rFonts w:ascii="Arial" w:eastAsia="Times New Roman" w:hAnsi="Arial" w:cs="Arial"/>
          <w:sz w:val="24"/>
          <w:szCs w:val="24"/>
        </w:rPr>
        <w:t>,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="004D288A">
        <w:rPr>
          <w:rFonts w:ascii="Arial" w:eastAsia="Times New Roman" w:hAnsi="Arial" w:cs="Arial"/>
          <w:sz w:val="24"/>
          <w:szCs w:val="24"/>
        </w:rPr>
        <w:t>n</w:t>
      </w:r>
      <w:r>
        <w:rPr>
          <w:rFonts w:ascii="Arial" w:eastAsia="Times New Roman" w:hAnsi="Arial" w:cs="Arial"/>
          <w:sz w:val="24"/>
          <w:szCs w:val="24"/>
        </w:rPr>
        <w:t>este estudo, você tenha compreendido a estrutura de uma munição, a diferença entre os projéteis de elastômero</w:t>
      </w:r>
      <w:r w:rsidR="00696200">
        <w:rPr>
          <w:rFonts w:ascii="Arial" w:eastAsia="Times New Roman" w:hAnsi="Arial" w:cs="Arial"/>
          <w:sz w:val="24"/>
          <w:szCs w:val="24"/>
        </w:rPr>
        <w:t xml:space="preserve"> e</w:t>
      </w:r>
      <w:r>
        <w:rPr>
          <w:rFonts w:ascii="Arial" w:eastAsia="Times New Roman" w:hAnsi="Arial" w:cs="Arial"/>
          <w:sz w:val="24"/>
          <w:szCs w:val="24"/>
        </w:rPr>
        <w:t xml:space="preserve"> as armas </w:t>
      </w:r>
      <w:r>
        <w:rPr>
          <w:rFonts w:ascii="Arial" w:eastAsia="Times New Roman" w:hAnsi="Arial" w:cs="Arial"/>
          <w:sz w:val="24"/>
          <w:szCs w:val="24"/>
        </w:rPr>
        <w:lastRenderedPageBreak/>
        <w:t xml:space="preserve">empregadas na utilização de cada munição de impacto controlado, </w:t>
      </w:r>
      <w:r w:rsidR="004D288A">
        <w:rPr>
          <w:rFonts w:ascii="Arial" w:eastAsia="Times New Roman" w:hAnsi="Arial" w:cs="Arial"/>
          <w:sz w:val="24"/>
          <w:szCs w:val="24"/>
        </w:rPr>
        <w:t>bem como tenha</w:t>
      </w:r>
      <w:r>
        <w:rPr>
          <w:rFonts w:ascii="Arial" w:eastAsia="Times New Roman" w:hAnsi="Arial" w:cs="Arial"/>
          <w:sz w:val="24"/>
          <w:szCs w:val="24"/>
        </w:rPr>
        <w:t xml:space="preserve"> relembra</w:t>
      </w:r>
      <w:r w:rsidR="004D288A">
        <w:rPr>
          <w:rFonts w:ascii="Arial" w:eastAsia="Times New Roman" w:hAnsi="Arial" w:cs="Arial"/>
          <w:sz w:val="24"/>
          <w:szCs w:val="24"/>
        </w:rPr>
        <w:t>do</w:t>
      </w:r>
      <w:r>
        <w:rPr>
          <w:rFonts w:ascii="Arial" w:eastAsia="Times New Roman" w:hAnsi="Arial" w:cs="Arial"/>
          <w:sz w:val="24"/>
          <w:szCs w:val="24"/>
        </w:rPr>
        <w:t xml:space="preserve"> alguns conceitos técnicos no que diz respeito aos usos dos instrumentos de menor potencial ofensivo.</w:t>
      </w:r>
    </w:p>
    <w:p w14:paraId="7728847B" w14:textId="77777777" w:rsidR="00664201" w:rsidRPr="000007B6" w:rsidRDefault="00664201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686F649B" w14:textId="77777777" w:rsidR="00664201" w:rsidRPr="000007B6" w:rsidRDefault="00664201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14738D51" w14:textId="77777777" w:rsidR="00664201" w:rsidRPr="000007B6" w:rsidRDefault="00664201">
      <w:pPr>
        <w:spacing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</w:p>
    <w:p w14:paraId="21D3EFD8" w14:textId="77777777" w:rsidR="00157DAD" w:rsidRDefault="00157DAD">
      <w:pPr>
        <w:suppressAutoHyphens w:val="0"/>
        <w:ind w:leftChars="0" w:left="0" w:firstLineChars="0" w:firstLine="0"/>
        <w:textDirection w:val="lrTb"/>
        <w:textAlignment w:val="auto"/>
        <w:outlineLvl w:val="9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br w:type="page"/>
      </w:r>
    </w:p>
    <w:p w14:paraId="72D9C6E9" w14:textId="77777777" w:rsidR="00FC2BFE" w:rsidRDefault="008B5F4B">
      <w:pPr>
        <w:suppressAutoHyphens w:val="0"/>
        <w:ind w:leftChars="0" w:left="0" w:firstLineChars="0" w:firstLine="0"/>
        <w:textDirection w:val="lrTb"/>
        <w:textAlignment w:val="auto"/>
        <w:outlineLvl w:val="9"/>
        <w:rPr>
          <w:rFonts w:ascii="Arial" w:eastAsia="Times New Roman" w:hAnsi="Arial" w:cs="Arial"/>
          <w:b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</w:rPr>
        <w:lastRenderedPageBreak/>
        <w:t>Referências</w:t>
      </w:r>
    </w:p>
    <w:p w14:paraId="526272AD" w14:textId="3514A30A" w:rsidR="003136BF" w:rsidRDefault="003136BF" w:rsidP="001C4C4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rFonts w:ascii="Arial" w:eastAsia="Times New Roman" w:hAnsi="Arial" w:cs="Arial"/>
          <w:sz w:val="24"/>
          <w:szCs w:val="24"/>
        </w:rPr>
      </w:pPr>
      <w:r w:rsidRPr="003136BF">
        <w:rPr>
          <w:rFonts w:ascii="Arial" w:eastAsia="Times New Roman" w:hAnsi="Arial" w:cs="Arial"/>
          <w:sz w:val="24"/>
          <w:szCs w:val="24"/>
        </w:rPr>
        <w:t xml:space="preserve">BRASIL. </w:t>
      </w:r>
      <w:r w:rsidRPr="003136BF">
        <w:rPr>
          <w:rFonts w:ascii="Arial" w:eastAsia="Times New Roman" w:hAnsi="Arial" w:cs="Arial"/>
          <w:b/>
          <w:sz w:val="24"/>
          <w:szCs w:val="24"/>
        </w:rPr>
        <w:t>Lei n</w:t>
      </w:r>
      <w:r w:rsidR="00576C44">
        <w:rPr>
          <w:rFonts w:ascii="Arial" w:eastAsia="Times New Roman" w:hAnsi="Arial" w:cs="Arial"/>
          <w:b/>
          <w:sz w:val="24"/>
          <w:szCs w:val="24"/>
        </w:rPr>
        <w:t>.</w:t>
      </w:r>
      <w:r w:rsidRPr="003136BF">
        <w:rPr>
          <w:rFonts w:ascii="Arial" w:eastAsia="Times New Roman" w:hAnsi="Arial" w:cs="Arial"/>
          <w:b/>
          <w:sz w:val="24"/>
          <w:szCs w:val="24"/>
        </w:rPr>
        <w:t>º 13.060, de 22 de dezembro de 2014.</w:t>
      </w:r>
      <w:r>
        <w:rPr>
          <w:rFonts w:ascii="Arial" w:eastAsia="Times New Roman" w:hAnsi="Arial" w:cs="Arial"/>
          <w:sz w:val="24"/>
          <w:szCs w:val="24"/>
        </w:rPr>
        <w:t xml:space="preserve"> Disciplina o uso dos </w:t>
      </w:r>
      <w:r w:rsidRPr="003136BF">
        <w:rPr>
          <w:rFonts w:ascii="Arial" w:eastAsia="Times New Roman" w:hAnsi="Arial" w:cs="Arial"/>
          <w:sz w:val="24"/>
          <w:szCs w:val="24"/>
        </w:rPr>
        <w:t>instrumentos de menor potencial ofensivo pelo</w:t>
      </w:r>
      <w:r>
        <w:rPr>
          <w:rFonts w:ascii="Arial" w:eastAsia="Times New Roman" w:hAnsi="Arial" w:cs="Arial"/>
          <w:sz w:val="24"/>
          <w:szCs w:val="24"/>
        </w:rPr>
        <w:t xml:space="preserve">s agentes de segurança pública, </w:t>
      </w:r>
      <w:r w:rsidRPr="003136BF">
        <w:rPr>
          <w:rFonts w:ascii="Arial" w:eastAsia="Times New Roman" w:hAnsi="Arial" w:cs="Arial"/>
          <w:sz w:val="24"/>
          <w:szCs w:val="24"/>
        </w:rPr>
        <w:t>em todo o terr</w:t>
      </w:r>
      <w:r>
        <w:rPr>
          <w:rFonts w:ascii="Arial" w:eastAsia="Times New Roman" w:hAnsi="Arial" w:cs="Arial"/>
          <w:sz w:val="24"/>
          <w:szCs w:val="24"/>
        </w:rPr>
        <w:t xml:space="preserve">itório nacional. </w:t>
      </w:r>
      <w:r w:rsidR="00576C44">
        <w:rPr>
          <w:rFonts w:ascii="Arial" w:eastAsia="Times New Roman" w:hAnsi="Arial" w:cs="Arial"/>
          <w:sz w:val="24"/>
          <w:szCs w:val="24"/>
        </w:rPr>
        <w:t xml:space="preserve">Brasília, DF: Presidência da República, 2014. </w:t>
      </w:r>
      <w:r>
        <w:rPr>
          <w:rFonts w:ascii="Arial" w:eastAsia="Times New Roman" w:hAnsi="Arial" w:cs="Arial"/>
          <w:sz w:val="24"/>
          <w:szCs w:val="24"/>
        </w:rPr>
        <w:t xml:space="preserve">Disponível em: </w:t>
      </w:r>
      <w:r w:rsidR="00576C44" w:rsidRPr="00576C44">
        <w:rPr>
          <w:rStyle w:val="Hyperlink"/>
          <w:rFonts w:ascii="Arial" w:eastAsia="Times New Roman" w:hAnsi="Arial" w:cs="Arial"/>
          <w:sz w:val="24"/>
          <w:szCs w:val="24"/>
        </w:rPr>
        <w:t>http://www.planalto.gov.br/ccivil_03/_ato2011-2014/2014/lei/l13060.htm</w:t>
      </w:r>
      <w:r>
        <w:rPr>
          <w:rFonts w:ascii="Arial" w:eastAsia="Times New Roman" w:hAnsi="Arial" w:cs="Arial"/>
          <w:sz w:val="24"/>
          <w:szCs w:val="24"/>
        </w:rPr>
        <w:t>. Acesso em: 31 out. 2019.</w:t>
      </w:r>
    </w:p>
    <w:p w14:paraId="0B47273D" w14:textId="13E3087D" w:rsidR="005B795E" w:rsidRDefault="005B795E" w:rsidP="001C4C4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BRASIL. Ministério da Justiça</w:t>
      </w:r>
      <w:r w:rsidRPr="003136BF">
        <w:rPr>
          <w:rFonts w:ascii="Arial" w:eastAsia="Times New Roman" w:hAnsi="Arial" w:cs="Arial"/>
          <w:sz w:val="24"/>
          <w:szCs w:val="24"/>
        </w:rPr>
        <w:t xml:space="preserve">. </w:t>
      </w:r>
      <w:r w:rsidRPr="003136BF">
        <w:rPr>
          <w:rFonts w:ascii="Arial" w:eastAsia="Times New Roman" w:hAnsi="Arial" w:cs="Arial"/>
          <w:b/>
          <w:sz w:val="24"/>
          <w:szCs w:val="24"/>
        </w:rPr>
        <w:t>Portaria Interministerial n</w:t>
      </w:r>
      <w:r w:rsidR="00362098">
        <w:rPr>
          <w:rFonts w:ascii="Arial" w:eastAsia="Times New Roman" w:hAnsi="Arial" w:cs="Arial"/>
          <w:b/>
          <w:sz w:val="24"/>
          <w:szCs w:val="24"/>
        </w:rPr>
        <w:t>.</w:t>
      </w:r>
      <w:r w:rsidRPr="003136BF">
        <w:rPr>
          <w:rFonts w:ascii="Arial" w:eastAsia="Times New Roman" w:hAnsi="Arial" w:cs="Arial"/>
          <w:b/>
          <w:sz w:val="24"/>
          <w:szCs w:val="24"/>
        </w:rPr>
        <w:t>º 4.226, de 31 de dezembro de 2010</w:t>
      </w:r>
      <w:r w:rsidRPr="001C4C4F">
        <w:rPr>
          <w:rFonts w:ascii="Arial" w:eastAsia="Times New Roman" w:hAnsi="Arial" w:cs="Arial"/>
          <w:sz w:val="24"/>
          <w:szCs w:val="24"/>
        </w:rPr>
        <w:t>.</w:t>
      </w:r>
      <w:r w:rsidR="004D288A">
        <w:rPr>
          <w:rFonts w:ascii="Arial" w:eastAsia="Times New Roman" w:hAnsi="Arial" w:cs="Arial"/>
          <w:sz w:val="24"/>
          <w:szCs w:val="24"/>
        </w:rPr>
        <w:t xml:space="preserve"> </w:t>
      </w:r>
      <w:r w:rsidRPr="003136BF">
        <w:rPr>
          <w:rFonts w:ascii="Arial" w:eastAsia="Times New Roman" w:hAnsi="Arial" w:cs="Arial"/>
          <w:sz w:val="24"/>
          <w:szCs w:val="24"/>
        </w:rPr>
        <w:t>Estabelece Diretrizes so</w:t>
      </w:r>
      <w:r>
        <w:rPr>
          <w:rFonts w:ascii="Arial" w:eastAsia="Times New Roman" w:hAnsi="Arial" w:cs="Arial"/>
          <w:sz w:val="24"/>
          <w:szCs w:val="24"/>
        </w:rPr>
        <w:t xml:space="preserve">bre o Uso da Força pelo Agentes </w:t>
      </w:r>
      <w:r w:rsidRPr="003136BF">
        <w:rPr>
          <w:rFonts w:ascii="Arial" w:eastAsia="Times New Roman" w:hAnsi="Arial" w:cs="Arial"/>
          <w:sz w:val="24"/>
          <w:szCs w:val="24"/>
        </w:rPr>
        <w:t>de Segurança Pública. Disponível em</w:t>
      </w:r>
      <w:r w:rsidR="005D6038">
        <w:rPr>
          <w:rFonts w:ascii="Arial" w:eastAsia="Times New Roman" w:hAnsi="Arial" w:cs="Arial"/>
          <w:sz w:val="24"/>
          <w:szCs w:val="24"/>
        </w:rPr>
        <w:t>:</w:t>
      </w:r>
      <w:r w:rsidRPr="003136BF">
        <w:rPr>
          <w:rFonts w:ascii="Arial" w:eastAsia="Times New Roman" w:hAnsi="Arial" w:cs="Arial"/>
          <w:sz w:val="24"/>
          <w:szCs w:val="24"/>
        </w:rPr>
        <w:t> https:</w:t>
      </w:r>
      <w:r>
        <w:rPr>
          <w:rFonts w:ascii="Arial" w:eastAsia="Times New Roman" w:hAnsi="Arial" w:cs="Arial"/>
          <w:sz w:val="24"/>
          <w:szCs w:val="24"/>
        </w:rPr>
        <w:t>//www.conjur.com.br/dl/integra-</w:t>
      </w:r>
      <w:r w:rsidRPr="003136BF">
        <w:rPr>
          <w:rFonts w:ascii="Arial" w:eastAsia="Times New Roman" w:hAnsi="Arial" w:cs="Arial"/>
          <w:sz w:val="24"/>
          <w:szCs w:val="24"/>
        </w:rPr>
        <w:t>portaria-ministerial.pdf. Acesso em</w:t>
      </w:r>
      <w:r>
        <w:rPr>
          <w:rFonts w:ascii="Arial" w:eastAsia="Times New Roman" w:hAnsi="Arial" w:cs="Arial"/>
          <w:sz w:val="24"/>
          <w:szCs w:val="24"/>
        </w:rPr>
        <w:t>: 31 out. 2019.</w:t>
      </w:r>
    </w:p>
    <w:p w14:paraId="652E4117" w14:textId="3D0648FB" w:rsidR="005B795E" w:rsidRPr="003136BF" w:rsidRDefault="005B795E" w:rsidP="001C4C4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BRASIL. Ministério Público Federal</w:t>
      </w:r>
      <w:r w:rsidRPr="003136BF">
        <w:rPr>
          <w:rFonts w:ascii="Arial" w:eastAsia="Times New Roman" w:hAnsi="Arial" w:cs="Arial"/>
          <w:sz w:val="24"/>
          <w:szCs w:val="24"/>
        </w:rPr>
        <w:t xml:space="preserve">. </w:t>
      </w:r>
      <w:r w:rsidRPr="003136BF">
        <w:rPr>
          <w:rFonts w:ascii="Arial" w:eastAsia="Times New Roman" w:hAnsi="Arial" w:cs="Arial"/>
          <w:b/>
          <w:sz w:val="24"/>
          <w:szCs w:val="24"/>
        </w:rPr>
        <w:t>Princípios básicos sobre o uso da força e armas de fogo pelos funcionários responsáveis pela aplicação da lei, em 07 de setembro de 1990</w:t>
      </w:r>
      <w:r w:rsidRPr="001C4C4F">
        <w:rPr>
          <w:rFonts w:ascii="Arial" w:eastAsia="Times New Roman" w:hAnsi="Arial" w:cs="Arial"/>
          <w:sz w:val="24"/>
          <w:szCs w:val="24"/>
        </w:rPr>
        <w:t>.</w:t>
      </w:r>
      <w:r w:rsidR="008D54AA" w:rsidRPr="001C4C4F">
        <w:rPr>
          <w:rFonts w:ascii="Arial" w:eastAsia="Times New Roman" w:hAnsi="Arial" w:cs="Arial"/>
          <w:sz w:val="24"/>
          <w:szCs w:val="24"/>
        </w:rPr>
        <w:t xml:space="preserve"> Brasília, D</w:t>
      </w:r>
      <w:r w:rsidR="008D54AA">
        <w:rPr>
          <w:rFonts w:ascii="Arial" w:eastAsia="Times New Roman" w:hAnsi="Arial" w:cs="Arial"/>
          <w:sz w:val="24"/>
          <w:szCs w:val="24"/>
        </w:rPr>
        <w:t>F</w:t>
      </w:r>
      <w:r w:rsidR="008D54AA" w:rsidRPr="001C4C4F">
        <w:rPr>
          <w:rFonts w:ascii="Arial" w:eastAsia="Times New Roman" w:hAnsi="Arial" w:cs="Arial"/>
          <w:sz w:val="24"/>
          <w:szCs w:val="24"/>
        </w:rPr>
        <w:t>,</w:t>
      </w:r>
      <w:r w:rsidR="008D54AA">
        <w:rPr>
          <w:rFonts w:ascii="Arial" w:eastAsia="Times New Roman" w:hAnsi="Arial" w:cs="Arial"/>
          <w:sz w:val="24"/>
          <w:szCs w:val="24"/>
        </w:rPr>
        <w:t xml:space="preserve"> 1990.</w:t>
      </w:r>
      <w:r w:rsidRPr="003136BF">
        <w:rPr>
          <w:rFonts w:ascii="Arial" w:eastAsia="Times New Roman" w:hAnsi="Arial" w:cs="Arial"/>
          <w:sz w:val="24"/>
          <w:szCs w:val="24"/>
        </w:rPr>
        <w:t xml:space="preserve"> Disponível em: </w:t>
      </w:r>
      <w:r w:rsidRPr="00BC2ADD">
        <w:rPr>
          <w:rFonts w:ascii="Arial" w:hAnsi="Arial" w:cs="Arial"/>
          <w:sz w:val="24"/>
        </w:rPr>
        <w:t>http://pfdc.pgr.mpf.mp.br/atuacao-e-conteudos-de-apoio/legislacao/segurancapublica/principios_basicos_arma_fogo_funcionarios_1990.pdf</w:t>
      </w:r>
      <w:r w:rsidRPr="00BC2ADD">
        <w:rPr>
          <w:rFonts w:ascii="Arial" w:hAnsi="Arial" w:cs="Arial"/>
        </w:rPr>
        <w:t>.</w:t>
      </w:r>
      <w:r>
        <w:rPr>
          <w:rFonts w:ascii="Arial" w:hAnsi="Arial" w:cs="Arial"/>
          <w:sz w:val="24"/>
          <w:szCs w:val="24"/>
        </w:rPr>
        <w:t xml:space="preserve"> Acesso em: 5 nov. 2019.</w:t>
      </w:r>
    </w:p>
    <w:p w14:paraId="680E9428" w14:textId="1824A44C" w:rsidR="00FC2BFE" w:rsidRDefault="00FC2BFE" w:rsidP="001C4C4F">
      <w:pPr>
        <w:suppressAutoHyphens w:val="0"/>
        <w:spacing w:line="360" w:lineRule="auto"/>
        <w:ind w:leftChars="0" w:left="0" w:firstLineChars="0" w:firstLine="0"/>
        <w:textDirection w:val="lrTb"/>
        <w:textAlignment w:val="auto"/>
        <w:outlineLvl w:val="9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t>CONDOR</w:t>
      </w:r>
      <w:r w:rsidRPr="0083608A">
        <w:rPr>
          <w:rFonts w:ascii="Arial" w:eastAsia="Times New Roman" w:hAnsi="Arial" w:cs="Arial"/>
          <w:sz w:val="24"/>
          <w:szCs w:val="24"/>
        </w:rPr>
        <w:t>.</w:t>
      </w:r>
      <w:r w:rsidRPr="001C4C4F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83608A" w:rsidRPr="001C4C4F">
        <w:rPr>
          <w:rFonts w:ascii="Arial" w:eastAsia="Times New Roman" w:hAnsi="Arial" w:cs="Arial"/>
          <w:b/>
          <w:sz w:val="24"/>
          <w:szCs w:val="24"/>
        </w:rPr>
        <w:t xml:space="preserve">Catálogo de </w:t>
      </w:r>
      <w:r w:rsidR="0083608A" w:rsidRPr="0083608A">
        <w:rPr>
          <w:rFonts w:ascii="Arial" w:eastAsia="Times New Roman" w:hAnsi="Arial" w:cs="Arial"/>
          <w:b/>
          <w:sz w:val="24"/>
          <w:szCs w:val="24"/>
        </w:rPr>
        <w:t>f</w:t>
      </w:r>
      <w:r w:rsidRPr="0083608A">
        <w:rPr>
          <w:rFonts w:ascii="Arial" w:eastAsia="Times New Roman" w:hAnsi="Arial" w:cs="Arial"/>
          <w:b/>
          <w:sz w:val="24"/>
          <w:szCs w:val="24"/>
        </w:rPr>
        <w:t xml:space="preserve">ichas </w:t>
      </w:r>
      <w:r w:rsidR="0083608A" w:rsidRPr="0083608A">
        <w:rPr>
          <w:rFonts w:ascii="Arial" w:eastAsia="Times New Roman" w:hAnsi="Arial" w:cs="Arial"/>
          <w:b/>
          <w:sz w:val="24"/>
          <w:szCs w:val="24"/>
        </w:rPr>
        <w:t>t</w:t>
      </w:r>
      <w:r w:rsidRPr="0083608A">
        <w:rPr>
          <w:rFonts w:ascii="Arial" w:eastAsia="Times New Roman" w:hAnsi="Arial" w:cs="Arial"/>
          <w:b/>
          <w:sz w:val="24"/>
          <w:szCs w:val="24"/>
        </w:rPr>
        <w:t xml:space="preserve">écnicas de </w:t>
      </w:r>
      <w:r w:rsidR="0083608A" w:rsidRPr="0083608A">
        <w:rPr>
          <w:rFonts w:ascii="Arial" w:eastAsia="Times New Roman" w:hAnsi="Arial" w:cs="Arial"/>
          <w:b/>
          <w:sz w:val="24"/>
          <w:szCs w:val="24"/>
        </w:rPr>
        <w:t>p</w:t>
      </w:r>
      <w:r w:rsidRPr="0083608A">
        <w:rPr>
          <w:rFonts w:ascii="Arial" w:eastAsia="Times New Roman" w:hAnsi="Arial" w:cs="Arial"/>
          <w:b/>
          <w:sz w:val="24"/>
          <w:szCs w:val="24"/>
        </w:rPr>
        <w:t>rodutos</w:t>
      </w:r>
      <w:r w:rsidRPr="000007B6">
        <w:rPr>
          <w:rFonts w:ascii="Arial" w:eastAsia="Times New Roman" w:hAnsi="Arial" w:cs="Arial"/>
          <w:sz w:val="24"/>
          <w:szCs w:val="24"/>
        </w:rPr>
        <w:t xml:space="preserve">. </w:t>
      </w:r>
      <w:r w:rsidR="004D288A">
        <w:rPr>
          <w:rFonts w:ascii="Arial" w:eastAsia="Times New Roman" w:hAnsi="Arial" w:cs="Arial"/>
          <w:sz w:val="24"/>
          <w:szCs w:val="24"/>
        </w:rPr>
        <w:t>Nova Iguaçu, RJ</w:t>
      </w:r>
      <w:r w:rsidRPr="000007B6">
        <w:rPr>
          <w:rFonts w:ascii="Arial" w:eastAsia="Times New Roman" w:hAnsi="Arial" w:cs="Arial"/>
          <w:sz w:val="24"/>
          <w:szCs w:val="24"/>
        </w:rPr>
        <w:t>, 2018.</w:t>
      </w:r>
      <w:r w:rsidR="003136BF">
        <w:rPr>
          <w:rFonts w:ascii="Arial" w:eastAsia="Times New Roman" w:hAnsi="Arial" w:cs="Arial"/>
          <w:sz w:val="24"/>
          <w:szCs w:val="24"/>
        </w:rPr>
        <w:t xml:space="preserve"> Disponível em: </w:t>
      </w:r>
      <w:hyperlink r:id="rId39" w:history="1">
        <w:r w:rsidR="003136BF" w:rsidRPr="003136BF">
          <w:rPr>
            <w:rFonts w:ascii="Arial" w:eastAsia="Times New Roman" w:hAnsi="Arial" w:cs="Arial"/>
            <w:sz w:val="24"/>
            <w:szCs w:val="24"/>
          </w:rPr>
          <w:t>https://pt.calameo.com/read/0017250349dd5027440be</w:t>
        </w:r>
      </w:hyperlink>
      <w:r w:rsidR="003136BF" w:rsidRPr="003136BF">
        <w:rPr>
          <w:rFonts w:ascii="Arial" w:eastAsia="Times New Roman" w:hAnsi="Arial" w:cs="Arial"/>
          <w:sz w:val="24"/>
          <w:szCs w:val="24"/>
        </w:rPr>
        <w:t>. Acesso em: 31 out. 2019.</w:t>
      </w:r>
    </w:p>
    <w:p w14:paraId="046F3987" w14:textId="67633683" w:rsidR="00FC2BFE" w:rsidRDefault="0083608A" w:rsidP="0083608A">
      <w:pPr>
        <w:suppressAutoHyphens w:val="0"/>
        <w:ind w:leftChars="0" w:firstLineChars="0" w:firstLine="0"/>
        <w:jc w:val="both"/>
        <w:textDirection w:val="lrTb"/>
        <w:textAlignment w:val="auto"/>
        <w:outlineLvl w:val="9"/>
        <w:rPr>
          <w:rFonts w:ascii="Arial" w:eastAsia="Times New Roman" w:hAnsi="Arial" w:cs="Arial"/>
          <w:sz w:val="24"/>
          <w:szCs w:val="24"/>
        </w:rPr>
      </w:pPr>
      <w:r w:rsidRPr="00FC2BFE">
        <w:rPr>
          <w:rFonts w:ascii="Arial" w:eastAsia="Times New Roman" w:hAnsi="Arial" w:cs="Arial"/>
          <w:sz w:val="24"/>
          <w:szCs w:val="24"/>
        </w:rPr>
        <w:t>EXÉRCITO BRASILEIRO</w:t>
      </w:r>
      <w:r w:rsidR="00FC2BFE" w:rsidRPr="00FC2BFE">
        <w:rPr>
          <w:rFonts w:ascii="Arial" w:eastAsia="Times New Roman" w:hAnsi="Arial" w:cs="Arial"/>
          <w:sz w:val="24"/>
          <w:szCs w:val="24"/>
        </w:rPr>
        <w:t xml:space="preserve">. </w:t>
      </w:r>
      <w:r w:rsidR="00FC2BFE" w:rsidRPr="000007B6">
        <w:rPr>
          <w:rFonts w:ascii="Arial" w:eastAsia="Times New Roman" w:hAnsi="Arial" w:cs="Arial"/>
          <w:b/>
          <w:sz w:val="24"/>
          <w:szCs w:val="24"/>
        </w:rPr>
        <w:t>Caderno de Instrução de Tecnologias Menos Letais</w:t>
      </w:r>
      <w:r w:rsidR="00FC2BFE" w:rsidRPr="001C4C4F">
        <w:rPr>
          <w:rFonts w:ascii="Arial" w:eastAsia="Times New Roman" w:hAnsi="Arial" w:cs="Arial"/>
          <w:sz w:val="24"/>
          <w:szCs w:val="24"/>
        </w:rPr>
        <w:t>.</w:t>
      </w:r>
      <w:r w:rsidR="00FC2BFE"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56507A">
        <w:rPr>
          <w:rFonts w:ascii="Arial" w:eastAsia="Times New Roman" w:hAnsi="Arial" w:cs="Arial"/>
          <w:sz w:val="24"/>
          <w:szCs w:val="24"/>
        </w:rPr>
        <w:t>Brasília, DF:</w:t>
      </w:r>
      <w:r w:rsidR="00FC2BFE" w:rsidRPr="00FC2BFE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 xml:space="preserve">Exército Brasileiro, </w:t>
      </w:r>
      <w:r w:rsidR="00FC2BFE" w:rsidRPr="00FC2BFE">
        <w:rPr>
          <w:rFonts w:ascii="Arial" w:eastAsia="Times New Roman" w:hAnsi="Arial" w:cs="Arial"/>
          <w:sz w:val="24"/>
          <w:szCs w:val="24"/>
        </w:rPr>
        <w:t>2017.</w:t>
      </w:r>
      <w:r w:rsidR="00FC2BFE">
        <w:rPr>
          <w:rFonts w:ascii="Arial" w:eastAsia="Times New Roman" w:hAnsi="Arial" w:cs="Arial"/>
          <w:sz w:val="24"/>
          <w:szCs w:val="24"/>
        </w:rPr>
        <w:t xml:space="preserve"> Disponível em:</w:t>
      </w:r>
      <w:r w:rsidR="00221D5A">
        <w:rPr>
          <w:rFonts w:ascii="Arial" w:eastAsia="Times New Roman" w:hAnsi="Arial" w:cs="Arial"/>
          <w:sz w:val="24"/>
          <w:szCs w:val="24"/>
        </w:rPr>
        <w:t xml:space="preserve"> </w:t>
      </w:r>
      <w:hyperlink r:id="rId40" w:history="1">
        <w:r w:rsidR="00A54193" w:rsidRPr="009F0E28">
          <w:rPr>
            <w:rStyle w:val="Hyperlink"/>
            <w:rFonts w:ascii="Arial" w:eastAsia="Times New Roman" w:hAnsi="Arial" w:cs="Arial"/>
            <w:sz w:val="24"/>
            <w:szCs w:val="24"/>
          </w:rPr>
          <w:t>http://bdex.eb.mil.br/jspui/bitstream/1/820/1/EB70-CI-11.415%20Tecnologia%20Menos%20Letal.pdf</w:t>
        </w:r>
      </w:hyperlink>
      <w:r w:rsidR="00A54193">
        <w:rPr>
          <w:rFonts w:ascii="Arial" w:eastAsia="Times New Roman" w:hAnsi="Arial" w:cs="Arial"/>
          <w:sz w:val="24"/>
          <w:szCs w:val="24"/>
        </w:rPr>
        <w:t>. Acesso em: 6 nov. 2019.</w:t>
      </w:r>
    </w:p>
    <w:p w14:paraId="37F42E89" w14:textId="43D2BA0D" w:rsidR="00FC2BFE" w:rsidRDefault="00FC2BFE" w:rsidP="001C4C4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rFonts w:ascii="Arial" w:eastAsia="Times New Roman" w:hAnsi="Arial" w:cs="Arial"/>
          <w:sz w:val="24"/>
          <w:szCs w:val="24"/>
        </w:rPr>
      </w:pPr>
      <w:r w:rsidRPr="00FC2BFE">
        <w:rPr>
          <w:rFonts w:ascii="Arial" w:eastAsia="Times New Roman" w:hAnsi="Arial" w:cs="Arial"/>
          <w:sz w:val="24"/>
          <w:szCs w:val="24"/>
        </w:rPr>
        <w:t>OLIVEIRA, J</w:t>
      </w:r>
      <w:r w:rsidR="002B4020">
        <w:rPr>
          <w:rFonts w:ascii="Arial" w:eastAsia="Times New Roman" w:hAnsi="Arial" w:cs="Arial"/>
          <w:sz w:val="24"/>
          <w:szCs w:val="24"/>
        </w:rPr>
        <w:t>.</w:t>
      </w:r>
      <w:r w:rsidRPr="00FC2BFE">
        <w:rPr>
          <w:rFonts w:ascii="Arial" w:eastAsia="Times New Roman" w:hAnsi="Arial" w:cs="Arial"/>
          <w:sz w:val="24"/>
          <w:szCs w:val="24"/>
        </w:rPr>
        <w:t xml:space="preserve"> A</w:t>
      </w:r>
      <w:r w:rsidR="002B4020">
        <w:rPr>
          <w:rFonts w:ascii="Arial" w:eastAsia="Times New Roman" w:hAnsi="Arial" w:cs="Arial"/>
          <w:sz w:val="24"/>
          <w:szCs w:val="24"/>
        </w:rPr>
        <w:t>.</w:t>
      </w:r>
      <w:r w:rsidRPr="00FC2BFE">
        <w:rPr>
          <w:rFonts w:ascii="Arial" w:eastAsia="Times New Roman" w:hAnsi="Arial" w:cs="Arial"/>
          <w:sz w:val="24"/>
          <w:szCs w:val="24"/>
        </w:rPr>
        <w:t xml:space="preserve"> V</w:t>
      </w:r>
      <w:r w:rsidR="002B4020">
        <w:rPr>
          <w:rFonts w:ascii="Arial" w:eastAsia="Times New Roman" w:hAnsi="Arial" w:cs="Arial"/>
          <w:sz w:val="24"/>
          <w:szCs w:val="24"/>
        </w:rPr>
        <w:t>.</w:t>
      </w:r>
      <w:r w:rsidRPr="00FC2BFE">
        <w:rPr>
          <w:rFonts w:ascii="Arial" w:eastAsia="Times New Roman" w:hAnsi="Arial" w:cs="Arial"/>
          <w:sz w:val="24"/>
          <w:szCs w:val="24"/>
        </w:rPr>
        <w:t xml:space="preserve"> de; GOMES, G</w:t>
      </w:r>
      <w:r w:rsidR="002B4020">
        <w:rPr>
          <w:rFonts w:ascii="Arial" w:eastAsia="Times New Roman" w:hAnsi="Arial" w:cs="Arial"/>
          <w:sz w:val="24"/>
          <w:szCs w:val="24"/>
        </w:rPr>
        <w:t>.</w:t>
      </w:r>
      <w:r w:rsidRPr="00FC2BFE">
        <w:rPr>
          <w:rFonts w:ascii="Arial" w:eastAsia="Times New Roman" w:hAnsi="Arial" w:cs="Arial"/>
          <w:sz w:val="24"/>
          <w:szCs w:val="24"/>
        </w:rPr>
        <w:t xml:space="preserve"> D</w:t>
      </w:r>
      <w:r w:rsidR="002B4020">
        <w:rPr>
          <w:rFonts w:ascii="Arial" w:eastAsia="Times New Roman" w:hAnsi="Arial" w:cs="Arial"/>
          <w:sz w:val="24"/>
          <w:szCs w:val="24"/>
        </w:rPr>
        <w:t>.</w:t>
      </w:r>
      <w:r w:rsidRPr="00FC2BFE">
        <w:rPr>
          <w:rFonts w:ascii="Arial" w:eastAsia="Times New Roman" w:hAnsi="Arial" w:cs="Arial"/>
          <w:sz w:val="24"/>
          <w:szCs w:val="24"/>
        </w:rPr>
        <w:t>; FLORES, É</w:t>
      </w:r>
      <w:r w:rsidR="002B4020">
        <w:rPr>
          <w:rFonts w:ascii="Arial" w:eastAsia="Times New Roman" w:hAnsi="Arial" w:cs="Arial"/>
          <w:sz w:val="24"/>
          <w:szCs w:val="24"/>
        </w:rPr>
        <w:t>.</w:t>
      </w:r>
      <w:r w:rsidRPr="00FC2BFE">
        <w:rPr>
          <w:rFonts w:ascii="Arial" w:eastAsia="Times New Roman" w:hAnsi="Arial" w:cs="Arial"/>
          <w:sz w:val="24"/>
          <w:szCs w:val="24"/>
        </w:rPr>
        <w:t xml:space="preserve"> M.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b/>
          <w:sz w:val="24"/>
          <w:szCs w:val="24"/>
        </w:rPr>
        <w:t>Tiro de combate policial</w:t>
      </w:r>
      <w:r w:rsidRPr="001C4C4F">
        <w:rPr>
          <w:rFonts w:ascii="Arial" w:eastAsia="Times New Roman" w:hAnsi="Arial" w:cs="Arial"/>
          <w:sz w:val="24"/>
          <w:szCs w:val="24"/>
        </w:rPr>
        <w:t>: uma abordagem técnica.</w:t>
      </w:r>
      <w:r w:rsidRPr="000007B6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Pr="00FC2BFE">
        <w:rPr>
          <w:rFonts w:ascii="Arial" w:eastAsia="Times New Roman" w:hAnsi="Arial" w:cs="Arial"/>
          <w:sz w:val="24"/>
          <w:szCs w:val="24"/>
        </w:rPr>
        <w:t xml:space="preserve">4. ed. São </w:t>
      </w:r>
      <w:commentRangeStart w:id="46"/>
      <w:proofErr w:type="spellStart"/>
      <w:r w:rsidRPr="00FC2BFE">
        <w:rPr>
          <w:rFonts w:ascii="Arial" w:eastAsia="Times New Roman" w:hAnsi="Arial" w:cs="Arial"/>
          <w:sz w:val="24"/>
          <w:szCs w:val="24"/>
        </w:rPr>
        <w:t>Cristovão</w:t>
      </w:r>
      <w:proofErr w:type="spellEnd"/>
      <w:r w:rsidRPr="00FC2BFE">
        <w:rPr>
          <w:rFonts w:ascii="Arial" w:eastAsia="Times New Roman" w:hAnsi="Arial" w:cs="Arial"/>
          <w:sz w:val="24"/>
          <w:szCs w:val="24"/>
        </w:rPr>
        <w:t xml:space="preserve">, </w:t>
      </w:r>
      <w:commentRangeEnd w:id="46"/>
      <w:r w:rsidR="00362098">
        <w:rPr>
          <w:rStyle w:val="Refdecomentrio"/>
        </w:rPr>
        <w:commentReference w:id="46"/>
      </w:r>
      <w:r w:rsidRPr="00FC2BFE">
        <w:rPr>
          <w:rFonts w:ascii="Arial" w:eastAsia="Times New Roman" w:hAnsi="Arial" w:cs="Arial"/>
          <w:sz w:val="24"/>
          <w:szCs w:val="24"/>
        </w:rPr>
        <w:t>2001.</w:t>
      </w:r>
    </w:p>
    <w:p w14:paraId="5AAD76A0" w14:textId="37DA9A5F" w:rsidR="00435B17" w:rsidRPr="001C4C4F" w:rsidRDefault="00435B17" w:rsidP="001C4C4F">
      <w:pPr>
        <w:shd w:val="clear" w:color="auto" w:fill="FFFFFF"/>
        <w:suppressAutoHyphens w:val="0"/>
        <w:spacing w:before="100" w:beforeAutospacing="1" w:after="100" w:afterAutospacing="1" w:line="240" w:lineRule="auto"/>
        <w:ind w:leftChars="0" w:left="0" w:firstLineChars="0" w:firstLine="0"/>
        <w:textDirection w:val="lrTb"/>
        <w:textAlignment w:val="auto"/>
        <w:outlineLvl w:val="9"/>
        <w:rPr>
          <w:rFonts w:ascii="Arial" w:eastAsia="Times New Roman" w:hAnsi="Arial" w:cs="Arial"/>
          <w:color w:val="222222"/>
          <w:position w:val="0"/>
          <w:sz w:val="24"/>
          <w:szCs w:val="24"/>
          <w:lang w:val="en-US" w:eastAsia="pt-BR"/>
        </w:rPr>
      </w:pPr>
      <w:r w:rsidRPr="00435B17">
        <w:rPr>
          <w:rFonts w:ascii="Arial" w:eastAsia="Times New Roman" w:hAnsi="Arial" w:cs="Arial"/>
          <w:color w:val="222222"/>
          <w:position w:val="0"/>
          <w:sz w:val="24"/>
          <w:szCs w:val="24"/>
          <w:lang w:eastAsia="pt-BR"/>
        </w:rPr>
        <w:t xml:space="preserve">ROCHA, M. F. </w:t>
      </w:r>
      <w:proofErr w:type="spellStart"/>
      <w:r w:rsidRPr="00435B17">
        <w:rPr>
          <w:rFonts w:ascii="Arial" w:eastAsia="Times New Roman" w:hAnsi="Arial" w:cs="Arial"/>
          <w:color w:val="222222"/>
          <w:position w:val="0"/>
          <w:sz w:val="24"/>
          <w:szCs w:val="24"/>
          <w:lang w:eastAsia="pt-BR"/>
        </w:rPr>
        <w:t>da</w:t>
      </w:r>
      <w:proofErr w:type="spellEnd"/>
      <w:r w:rsidRPr="00435B17">
        <w:rPr>
          <w:rFonts w:ascii="Arial" w:eastAsia="Times New Roman" w:hAnsi="Arial" w:cs="Arial"/>
          <w:color w:val="222222"/>
          <w:position w:val="0"/>
          <w:sz w:val="24"/>
          <w:szCs w:val="24"/>
          <w:lang w:eastAsia="pt-BR"/>
        </w:rPr>
        <w:t xml:space="preserve"> S. [Acervo de imagens]. </w:t>
      </w:r>
      <w:r w:rsidRPr="001C4C4F">
        <w:rPr>
          <w:rFonts w:ascii="Arial" w:eastAsia="Times New Roman" w:hAnsi="Arial" w:cs="Arial"/>
          <w:color w:val="222222"/>
          <w:position w:val="0"/>
          <w:sz w:val="24"/>
          <w:szCs w:val="24"/>
          <w:lang w:val="en-US" w:eastAsia="pt-BR"/>
        </w:rPr>
        <w:t>Brasília, DF, 2019.</w:t>
      </w:r>
    </w:p>
    <w:p w14:paraId="6DF55E5C" w14:textId="313805B4" w:rsidR="00670AE2" w:rsidRPr="001C4C4F" w:rsidRDefault="00670AE2" w:rsidP="001C4C4F">
      <w:pPr>
        <w:shd w:val="clear" w:color="auto" w:fill="FFFFFF"/>
        <w:suppressAutoHyphens w:val="0"/>
        <w:spacing w:before="100" w:beforeAutospacing="1" w:after="100" w:afterAutospacing="1" w:line="360" w:lineRule="auto"/>
        <w:ind w:leftChars="0" w:left="0" w:firstLineChars="0" w:firstLine="0"/>
        <w:textDirection w:val="lrTb"/>
        <w:textAlignment w:val="auto"/>
        <w:outlineLvl w:val="9"/>
        <w:rPr>
          <w:rFonts w:ascii="Arial" w:hAnsi="Arial" w:cs="Arial"/>
          <w:color w:val="222222"/>
          <w:position w:val="0"/>
          <w:sz w:val="24"/>
          <w:lang w:eastAsia="pt-BR"/>
        </w:rPr>
      </w:pPr>
      <w:r w:rsidRPr="001C4C4F">
        <w:rPr>
          <w:rFonts w:ascii="Arial" w:hAnsi="Arial" w:cs="Arial"/>
          <w:color w:val="222222"/>
          <w:sz w:val="24"/>
          <w:lang w:val="en-US"/>
        </w:rPr>
        <w:t>SHUTTERSTOCK.  [</w:t>
      </w:r>
      <w:proofErr w:type="spellStart"/>
      <w:r w:rsidRPr="001C4C4F">
        <w:rPr>
          <w:rFonts w:ascii="Arial" w:hAnsi="Arial" w:cs="Arial"/>
          <w:i/>
          <w:iCs/>
          <w:color w:val="222222"/>
          <w:sz w:val="24"/>
          <w:lang w:val="en-US"/>
        </w:rPr>
        <w:t>S.l</w:t>
      </w:r>
      <w:proofErr w:type="spellEnd"/>
      <w:r w:rsidRPr="001C4C4F">
        <w:rPr>
          <w:rFonts w:ascii="Arial" w:hAnsi="Arial" w:cs="Arial"/>
          <w:color w:val="222222"/>
          <w:sz w:val="24"/>
          <w:lang w:val="en-US"/>
        </w:rPr>
        <w:t>.], 2019.  </w:t>
      </w:r>
      <w:r w:rsidRPr="001C4C4F">
        <w:rPr>
          <w:rFonts w:ascii="Arial" w:hAnsi="Arial" w:cs="Arial"/>
          <w:color w:val="222222"/>
          <w:sz w:val="24"/>
        </w:rPr>
        <w:t>Disponível em: </w:t>
      </w:r>
      <w:hyperlink r:id="rId41" w:tgtFrame="_blank" w:history="1">
        <w:r w:rsidRPr="001C4C4F">
          <w:rPr>
            <w:rStyle w:val="Hyperlink"/>
            <w:rFonts w:ascii="Arial" w:hAnsi="Arial" w:cs="Arial"/>
            <w:color w:val="1155CC"/>
            <w:sz w:val="24"/>
          </w:rPr>
          <w:t>https://www.shutterstock.com/pt/</w:t>
        </w:r>
      </w:hyperlink>
      <w:r w:rsidRPr="001C4C4F">
        <w:rPr>
          <w:rFonts w:ascii="Arial" w:hAnsi="Arial" w:cs="Arial"/>
          <w:color w:val="222222"/>
          <w:sz w:val="24"/>
        </w:rPr>
        <w:t>. Acesso em: 4 nov. 2019.</w:t>
      </w:r>
    </w:p>
    <w:p w14:paraId="71D707A7" w14:textId="063865C2" w:rsidR="00FC2BFE" w:rsidRDefault="003136BF" w:rsidP="001C4C4F">
      <w:pPr>
        <w:suppressAutoHyphens w:val="0"/>
        <w:spacing w:line="360" w:lineRule="auto"/>
        <w:ind w:leftChars="0" w:firstLineChars="0" w:firstLine="0"/>
        <w:textDirection w:val="lrTb"/>
        <w:textAlignment w:val="auto"/>
        <w:outlineLvl w:val="9"/>
        <w:rPr>
          <w:rFonts w:ascii="Arial" w:eastAsia="Times New Roman" w:hAnsi="Arial" w:cs="Arial"/>
          <w:sz w:val="24"/>
          <w:szCs w:val="24"/>
        </w:rPr>
      </w:pPr>
      <w:r w:rsidRPr="003136BF">
        <w:rPr>
          <w:rFonts w:ascii="Arial" w:eastAsia="Times New Roman" w:hAnsi="Arial" w:cs="Arial"/>
          <w:sz w:val="24"/>
          <w:szCs w:val="24"/>
        </w:rPr>
        <w:lastRenderedPageBreak/>
        <w:t>UNIVERSIDADE FEDERAL DE SANTA CATARINA</w:t>
      </w:r>
      <w:r w:rsidRPr="001C4C4F">
        <w:rPr>
          <w:rFonts w:ascii="Arial" w:eastAsia="Times New Roman" w:hAnsi="Arial" w:cs="Arial"/>
          <w:color w:val="7030A0"/>
          <w:sz w:val="24"/>
          <w:szCs w:val="24"/>
        </w:rPr>
        <w:t xml:space="preserve">. Laboratório da Secretaria </w:t>
      </w:r>
      <w:r w:rsidRPr="001C4C4F">
        <w:rPr>
          <w:rFonts w:ascii="Arial" w:eastAsia="Times New Roman" w:hAnsi="Arial" w:cs="Arial"/>
          <w:sz w:val="24"/>
          <w:szCs w:val="24"/>
        </w:rPr>
        <w:t>de Educação a Distância (</w:t>
      </w:r>
      <w:proofErr w:type="spellStart"/>
      <w:r w:rsidRPr="001C4C4F">
        <w:rPr>
          <w:rFonts w:ascii="Arial" w:eastAsia="Times New Roman" w:hAnsi="Arial" w:cs="Arial"/>
          <w:sz w:val="24"/>
          <w:szCs w:val="24"/>
        </w:rPr>
        <w:t>labSEAD</w:t>
      </w:r>
      <w:proofErr w:type="spellEnd"/>
      <w:r w:rsidRPr="001C4C4F">
        <w:rPr>
          <w:rFonts w:ascii="Arial" w:eastAsia="Times New Roman" w:hAnsi="Arial" w:cs="Arial"/>
          <w:sz w:val="24"/>
          <w:szCs w:val="24"/>
        </w:rPr>
        <w:t>-UFSC).</w:t>
      </w:r>
      <w:r w:rsidRPr="003136BF">
        <w:rPr>
          <w:rFonts w:ascii="Arial" w:eastAsia="Times New Roman" w:hAnsi="Arial" w:cs="Arial"/>
          <w:sz w:val="24"/>
          <w:szCs w:val="24"/>
        </w:rPr>
        <w:t xml:space="preserve"> Florianópolis, 2019. Disponível em: http://lab.sead.ufsc.br/. Acesso em: </w:t>
      </w:r>
      <w:r w:rsidR="00670AE2">
        <w:rPr>
          <w:rFonts w:ascii="Arial" w:eastAsia="Times New Roman" w:hAnsi="Arial" w:cs="Arial"/>
          <w:sz w:val="24"/>
          <w:szCs w:val="24"/>
        </w:rPr>
        <w:t>6</w:t>
      </w:r>
      <w:r w:rsidR="00670AE2" w:rsidRPr="003136BF">
        <w:rPr>
          <w:rFonts w:ascii="Arial" w:eastAsia="Times New Roman" w:hAnsi="Arial" w:cs="Arial"/>
          <w:sz w:val="24"/>
          <w:szCs w:val="24"/>
        </w:rPr>
        <w:t xml:space="preserve"> </w:t>
      </w:r>
      <w:r w:rsidRPr="003136BF">
        <w:rPr>
          <w:rFonts w:ascii="Arial" w:eastAsia="Times New Roman" w:hAnsi="Arial" w:cs="Arial"/>
          <w:sz w:val="24"/>
          <w:szCs w:val="24"/>
        </w:rPr>
        <w:t>out. 2019.</w:t>
      </w:r>
    </w:p>
    <w:p w14:paraId="07B8D817" w14:textId="77777777" w:rsidR="00062093" w:rsidRDefault="00062093" w:rsidP="000007B6">
      <w:pPr>
        <w:suppressAutoHyphens w:val="0"/>
        <w:ind w:leftChars="0" w:firstLineChars="0" w:firstLine="0"/>
        <w:jc w:val="both"/>
        <w:textDirection w:val="lrTb"/>
        <w:textAlignment w:val="auto"/>
        <w:outlineLvl w:val="9"/>
        <w:rPr>
          <w:rFonts w:ascii="Arial" w:eastAsia="Times New Roman" w:hAnsi="Arial" w:cs="Arial"/>
          <w:sz w:val="24"/>
          <w:szCs w:val="24"/>
        </w:rPr>
      </w:pPr>
    </w:p>
    <w:p w14:paraId="4962233D" w14:textId="20F9D059" w:rsidR="00FC2BFE" w:rsidRDefault="00FC2BFE" w:rsidP="000007B6">
      <w:pPr>
        <w:ind w:left="0" w:hanging="2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sz w:val="24"/>
          <w:szCs w:val="24"/>
        </w:rPr>
        <w:br w:type="page"/>
      </w:r>
    </w:p>
    <w:p w14:paraId="52CD7950" w14:textId="77777777" w:rsidR="00664201" w:rsidRPr="000007B6" w:rsidRDefault="00930F55" w:rsidP="000007B6">
      <w:pP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r w:rsidRPr="000007B6">
        <w:rPr>
          <w:rFonts w:ascii="Arial" w:eastAsia="Times New Roman" w:hAnsi="Arial" w:cs="Arial"/>
          <w:b/>
          <w:sz w:val="24"/>
          <w:szCs w:val="24"/>
        </w:rPr>
        <w:lastRenderedPageBreak/>
        <w:t>EXERCÍCIOS</w:t>
      </w:r>
    </w:p>
    <w:p w14:paraId="2FB3E621" w14:textId="77777777" w:rsidR="00664201" w:rsidRPr="000007B6" w:rsidRDefault="00664201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45277D0" w14:textId="07EA5B14" w:rsidR="00D455B1" w:rsidRPr="000007B6" w:rsidRDefault="00B56776" w:rsidP="000007B6">
      <w:pPr>
        <w:spacing w:after="0" w:line="360" w:lineRule="auto"/>
        <w:ind w:left="-2" w:firstLineChars="0" w:firstLine="0"/>
        <w:jc w:val="both"/>
        <w:rPr>
          <w:b/>
          <w:color w:val="000000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1. </w:t>
      </w:r>
      <w:r w:rsidR="00930F55"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Os estojos das munições de impacto controlado no calibre 12 são confeccionados </w:t>
      </w:r>
      <w:r w:rsidR="00D455B1" w:rsidRPr="000007B6">
        <w:rPr>
          <w:rFonts w:ascii="Arial" w:eastAsia="Times New Roman" w:hAnsi="Arial" w:cs="Arial"/>
          <w:b/>
          <w:color w:val="000000"/>
          <w:sz w:val="24"/>
          <w:szCs w:val="24"/>
        </w:rPr>
        <w:t>em:</w:t>
      </w:r>
    </w:p>
    <w:p w14:paraId="2B35C85A" w14:textId="3D98FFDF" w:rsidR="00D455B1" w:rsidRDefault="00430BA4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 xml:space="preserve">(  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 ) </w:t>
      </w:r>
      <w:r w:rsidR="00D455B1">
        <w:rPr>
          <w:rFonts w:ascii="Arial" w:eastAsia="Times New Roman" w:hAnsi="Arial" w:cs="Arial"/>
          <w:sz w:val="24"/>
          <w:szCs w:val="24"/>
        </w:rPr>
        <w:t>Plástico preto-opaco.</w:t>
      </w:r>
    </w:p>
    <w:p w14:paraId="343D5865" w14:textId="457AF398" w:rsidR="00D455B1" w:rsidRPr="000007B6" w:rsidRDefault="00430BA4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proofErr w:type="gramStart"/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(  </w:t>
      </w:r>
      <w:proofErr w:type="gramEnd"/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 ) </w:t>
      </w:r>
      <w:r w:rsidR="00D455B1" w:rsidRPr="000007B6">
        <w:rPr>
          <w:rFonts w:ascii="Arial" w:eastAsia="Times New Roman" w:hAnsi="Arial" w:cs="Arial"/>
          <w:color w:val="FF0000"/>
          <w:sz w:val="24"/>
          <w:szCs w:val="24"/>
        </w:rPr>
        <w:t>Plástico branco translúcido.</w:t>
      </w:r>
    </w:p>
    <w:p w14:paraId="2037D79E" w14:textId="6E2AD140" w:rsidR="00062093" w:rsidRDefault="00430BA4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 xml:space="preserve">(  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 ) </w:t>
      </w:r>
      <w:r w:rsidR="00D455B1">
        <w:rPr>
          <w:rFonts w:ascii="Arial" w:eastAsia="Times New Roman" w:hAnsi="Arial" w:cs="Arial"/>
          <w:color w:val="000000"/>
          <w:sz w:val="24"/>
          <w:szCs w:val="24"/>
        </w:rPr>
        <w:t>Plástico vermelho</w:t>
      </w:r>
      <w:r w:rsidR="002B4020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16E2A97" w14:textId="44B4B6A7" w:rsidR="00664201" w:rsidRPr="000007B6" w:rsidRDefault="00664201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</w:p>
    <w:p w14:paraId="493E41C6" w14:textId="63CFFAD5" w:rsidR="00B56776" w:rsidRPr="000007B6" w:rsidRDefault="00B56776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>2. Assinale a proposição correta.</w:t>
      </w:r>
    </w:p>
    <w:p w14:paraId="2E2A036F" w14:textId="2C14A046" w:rsidR="00B56776" w:rsidRDefault="00430BA4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 xml:space="preserve">(  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 ) </w:t>
      </w:r>
      <w:r w:rsidR="00B56776">
        <w:rPr>
          <w:rFonts w:ascii="Arial" w:eastAsia="Times New Roman" w:hAnsi="Arial" w:cs="Arial"/>
          <w:color w:val="000000"/>
          <w:sz w:val="24"/>
          <w:szCs w:val="24"/>
        </w:rPr>
        <w:t>A distância de uso das munições de impacto controlado recomendada pelos fabricantes é apenas uma indicação, podendo ser utilizada de outras maneiras de acordo com a escolha do agente.</w:t>
      </w:r>
    </w:p>
    <w:p w14:paraId="0FFC2BA6" w14:textId="0DBED172" w:rsidR="00664201" w:rsidRPr="000007B6" w:rsidRDefault="00430BA4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0007B6">
        <w:rPr>
          <w:rFonts w:ascii="Arial" w:eastAsia="Times New Roman" w:hAnsi="Arial" w:cs="Arial"/>
          <w:color w:val="FF0000"/>
          <w:sz w:val="24"/>
          <w:szCs w:val="24"/>
        </w:rPr>
        <w:t>(  )</w:t>
      </w:r>
      <w:proofErr w:type="gramEnd"/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r w:rsidR="00B56776" w:rsidRPr="000007B6">
        <w:rPr>
          <w:rFonts w:ascii="Arial" w:eastAsia="Times New Roman" w:hAnsi="Arial" w:cs="Arial"/>
          <w:color w:val="FF0000"/>
          <w:sz w:val="24"/>
          <w:szCs w:val="24"/>
        </w:rPr>
        <w:t>As munições de impacto controlado devem ser empregadas sempre de acordo com a distância recomendada pelos fabricantes</w:t>
      </w:r>
      <w:r w:rsidR="004D3964">
        <w:rPr>
          <w:rFonts w:ascii="Arial" w:eastAsia="Times New Roman" w:hAnsi="Arial" w:cs="Arial"/>
          <w:color w:val="FF0000"/>
          <w:sz w:val="24"/>
          <w:szCs w:val="24"/>
        </w:rPr>
        <w:t>;</w:t>
      </w:r>
      <w:r w:rsidR="00B56776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caso contrário</w:t>
      </w:r>
      <w:r w:rsidR="004D3964">
        <w:rPr>
          <w:rFonts w:ascii="Arial" w:eastAsia="Times New Roman" w:hAnsi="Arial" w:cs="Arial"/>
          <w:color w:val="FF0000"/>
          <w:sz w:val="24"/>
          <w:szCs w:val="24"/>
        </w:rPr>
        <w:t>,</w:t>
      </w:r>
      <w:r w:rsidR="00B56776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a munição pode causar uma lesão grave, ou mesmo levar a pessoa atingida </w:t>
      </w:r>
      <w:r w:rsidR="002B4020">
        <w:rPr>
          <w:rFonts w:ascii="Arial" w:eastAsia="Times New Roman" w:hAnsi="Arial" w:cs="Arial"/>
          <w:color w:val="FF0000"/>
          <w:sz w:val="24"/>
          <w:szCs w:val="24"/>
        </w:rPr>
        <w:t>a</w:t>
      </w:r>
      <w:r w:rsidR="00B56776"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óbito.</w:t>
      </w:r>
    </w:p>
    <w:p w14:paraId="4C259243" w14:textId="4D4103FA" w:rsidR="00430BA4" w:rsidRDefault="00430BA4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 xml:space="preserve">(  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) A distância correta é no mínimo 50 metros do alvo.</w:t>
      </w:r>
    </w:p>
    <w:p w14:paraId="524267E2" w14:textId="77777777" w:rsidR="00430BA4" w:rsidRPr="000007B6" w:rsidRDefault="00430BA4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24221AC8" w14:textId="269B3CF1" w:rsidR="00062093" w:rsidRPr="000007B6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>3. Relacione a primeira coluna com a segunda.</w:t>
      </w:r>
    </w:p>
    <w:p w14:paraId="202C3F60" w14:textId="2C7DBB60" w:rsidR="00062093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1. As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 xml:space="preserve"> munições de impacto controlado podem causar hematomas e fortes dores, com alto poder de intimidação psicológica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4FD943E" w14:textId="77777777" w:rsidR="00062093" w:rsidRDefault="00062093" w:rsidP="000007B6">
      <w:pP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2. </w:t>
      </w:r>
      <w:r w:rsidRPr="009A320C">
        <w:rPr>
          <w:rFonts w:ascii="Arial" w:eastAsia="Times New Roman" w:hAnsi="Arial" w:cs="Arial"/>
          <w:sz w:val="24"/>
          <w:szCs w:val="24"/>
        </w:rPr>
        <w:t>Você deve ajustar o cano da arma para a direção das pernas do agressor</w:t>
      </w:r>
      <w:r>
        <w:rPr>
          <w:rFonts w:ascii="Arial" w:eastAsia="Times New Roman" w:hAnsi="Arial" w:cs="Arial"/>
          <w:sz w:val="24"/>
          <w:szCs w:val="24"/>
        </w:rPr>
        <w:t>,</w:t>
      </w:r>
      <w:r w:rsidRPr="009A320C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e</w:t>
      </w:r>
      <w:r w:rsidRPr="009A320C">
        <w:rPr>
          <w:rFonts w:ascii="Arial" w:eastAsia="Times New Roman" w:hAnsi="Arial" w:cs="Arial"/>
          <w:sz w:val="24"/>
          <w:szCs w:val="24"/>
        </w:rPr>
        <w:t>vitando, portanto, a cabeça, tórax, abdômen e baixo ventre, pois o risco de lesões permanentes na caixa craniana e nos demais órgãos é muito alto.</w:t>
      </w:r>
    </w:p>
    <w:p w14:paraId="0E72FD9F" w14:textId="2F2BF6D7" w:rsidR="00062093" w:rsidRPr="000007B6" w:rsidRDefault="00062093" w:rsidP="000007B6">
      <w:pP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3.</w:t>
      </w:r>
      <w:r w:rsidRPr="000007B6">
        <w:rPr>
          <w:rFonts w:ascii="Arial" w:eastAsia="Times New Roman" w:hAnsi="Arial" w:cs="Arial"/>
          <w:sz w:val="24"/>
          <w:szCs w:val="24"/>
        </w:rPr>
        <w:t xml:space="preserve"> Entende-se como energia de impacto a energia restante do projétil no instante em que este entra em contato com o alvo.</w:t>
      </w:r>
    </w:p>
    <w:p w14:paraId="0DC60185" w14:textId="77777777" w:rsidR="00062093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C132E36" w14:textId="31A19E05" w:rsidR="00062093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3</w:t>
      </w:r>
      <w:r w:rsidRPr="000007B6">
        <w:rPr>
          <w:rFonts w:ascii="Arial" w:eastAsia="Times New Roman" w:hAnsi="Arial" w:cs="Arial"/>
          <w:sz w:val="24"/>
          <w:szCs w:val="24"/>
        </w:rPr>
        <w:t>) A principal diferença entre munições de impacto controlado das demais munições.</w:t>
      </w:r>
    </w:p>
    <w:p w14:paraId="1ED1029D" w14:textId="6CC500AC" w:rsidR="00062093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</w:rPr>
        <w:t>) P</w:t>
      </w:r>
      <w:r w:rsidRPr="009A320C">
        <w:rPr>
          <w:rFonts w:ascii="Arial" w:eastAsia="Times New Roman" w:hAnsi="Arial" w:cs="Arial"/>
          <w:color w:val="000000"/>
          <w:sz w:val="24"/>
          <w:szCs w:val="24"/>
        </w:rPr>
        <w:t>rincipal objetivo do tiro de impacto controlado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707520AC" w14:textId="4FCEA702" w:rsidR="00664201" w:rsidRPr="000007B6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2</w:t>
      </w:r>
      <w:r>
        <w:rPr>
          <w:rFonts w:ascii="Arial" w:eastAsia="Times New Roman" w:hAnsi="Arial" w:cs="Arial"/>
          <w:color w:val="000000"/>
          <w:sz w:val="24"/>
          <w:szCs w:val="24"/>
        </w:rPr>
        <w:t>) Técnica de menor potencial ofensivo.</w:t>
      </w:r>
    </w:p>
    <w:p w14:paraId="4FB8E9B2" w14:textId="77777777" w:rsidR="00062093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87236CA" w14:textId="10E44208" w:rsidR="00062093" w:rsidRPr="000007B6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4. Assinale se a proposição é verdadeira </w:t>
      </w:r>
      <w:r w:rsidR="008D54AA">
        <w:rPr>
          <w:rFonts w:ascii="Arial" w:eastAsia="Times New Roman" w:hAnsi="Arial" w:cs="Arial"/>
          <w:b/>
          <w:color w:val="000000"/>
          <w:sz w:val="24"/>
          <w:szCs w:val="24"/>
        </w:rPr>
        <w:t xml:space="preserve">(V) </w:t>
      </w: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>ou falsa</w:t>
      </w:r>
      <w:r w:rsidR="008D54AA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(F)</w:t>
      </w: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>.</w:t>
      </w:r>
    </w:p>
    <w:p w14:paraId="629F7296" w14:textId="412405D1" w:rsidR="00062093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>(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F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  <w:r w:rsidR="00930F55" w:rsidRPr="000007B6">
        <w:rPr>
          <w:rFonts w:ascii="Arial" w:eastAsia="Times New Roman" w:hAnsi="Arial" w:cs="Arial"/>
          <w:color w:val="000000"/>
          <w:sz w:val="24"/>
          <w:szCs w:val="24"/>
        </w:rPr>
        <w:t>Os disparos com munições de impacto controlado devem ser direcionados da linha de cintura para baixo.</w:t>
      </w:r>
    </w:p>
    <w:p w14:paraId="40B60801" w14:textId="78B635AE" w:rsidR="00062093" w:rsidRPr="009A320C" w:rsidRDefault="00062093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r w:rsidR="003B6F6B" w:rsidRPr="000007B6">
        <w:rPr>
          <w:rFonts w:ascii="Arial" w:eastAsia="Times New Roman" w:hAnsi="Arial" w:cs="Arial"/>
          <w:color w:val="FF0000"/>
          <w:sz w:val="24"/>
          <w:szCs w:val="24"/>
        </w:rPr>
        <w:t>V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  <w:r w:rsidRPr="009A320C">
        <w:rPr>
          <w:rFonts w:ascii="Arial" w:eastAsia="Times New Roman" w:hAnsi="Arial" w:cs="Arial"/>
          <w:color w:val="000000"/>
          <w:sz w:val="24"/>
          <w:szCs w:val="24"/>
        </w:rPr>
        <w:t xml:space="preserve">Se empregadas a distâncias inferiores das recomendadas pelos fabricantes, as munições de impacto controlado poderão causar grave lesão ou mesmo </w:t>
      </w:r>
      <w:r w:rsidR="002B4020">
        <w:rPr>
          <w:rFonts w:ascii="Arial" w:eastAsia="Times New Roman" w:hAnsi="Arial" w:cs="Arial"/>
          <w:color w:val="000000"/>
          <w:sz w:val="24"/>
          <w:szCs w:val="24"/>
        </w:rPr>
        <w:t>a</w:t>
      </w:r>
      <w:r w:rsidRPr="009A320C">
        <w:rPr>
          <w:rFonts w:ascii="Arial" w:eastAsia="Times New Roman" w:hAnsi="Arial" w:cs="Arial"/>
          <w:color w:val="000000"/>
          <w:sz w:val="24"/>
          <w:szCs w:val="24"/>
        </w:rPr>
        <w:t xml:space="preserve"> morte </w:t>
      </w:r>
      <w:r w:rsidR="002B4020">
        <w:rPr>
          <w:rFonts w:ascii="Arial" w:eastAsia="Times New Roman" w:hAnsi="Arial" w:cs="Arial"/>
          <w:color w:val="000000"/>
          <w:sz w:val="24"/>
          <w:szCs w:val="24"/>
        </w:rPr>
        <w:t>da</w:t>
      </w:r>
      <w:r w:rsidRPr="009A320C">
        <w:rPr>
          <w:rFonts w:ascii="Arial" w:eastAsia="Times New Roman" w:hAnsi="Arial" w:cs="Arial"/>
          <w:color w:val="000000"/>
          <w:sz w:val="24"/>
          <w:szCs w:val="24"/>
        </w:rPr>
        <w:t xml:space="preserve"> pessoa atingida.</w:t>
      </w:r>
    </w:p>
    <w:p w14:paraId="5B341BB6" w14:textId="052992B3" w:rsidR="00664201" w:rsidRPr="000007B6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F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  <w:r w:rsidR="00CE2A99" w:rsidRPr="009A320C">
        <w:rPr>
          <w:rFonts w:ascii="Arial" w:eastAsia="Times New Roman" w:hAnsi="Arial" w:cs="Arial"/>
          <w:color w:val="000000"/>
          <w:sz w:val="24"/>
          <w:szCs w:val="24"/>
        </w:rPr>
        <w:t xml:space="preserve">Os disparos utilizando o solo como meio </w:t>
      </w:r>
      <w:proofErr w:type="spellStart"/>
      <w:r w:rsidR="00CE2A99" w:rsidRPr="009A320C">
        <w:rPr>
          <w:rFonts w:ascii="Arial" w:eastAsia="Times New Roman" w:hAnsi="Arial" w:cs="Arial"/>
          <w:color w:val="000000"/>
          <w:sz w:val="24"/>
          <w:szCs w:val="24"/>
        </w:rPr>
        <w:t>frenador</w:t>
      </w:r>
      <w:proofErr w:type="spellEnd"/>
      <w:r w:rsidR="00CE2A99" w:rsidRPr="009A320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pode</w:t>
      </w:r>
      <w:r w:rsidR="001C4C4F">
        <w:rPr>
          <w:rFonts w:ascii="Arial" w:eastAsia="Times New Roman" w:hAnsi="Arial" w:cs="Arial"/>
          <w:color w:val="000000"/>
          <w:sz w:val="24"/>
          <w:szCs w:val="24"/>
        </w:rPr>
        <w:t>m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ser utilizado</w:t>
      </w:r>
      <w:r w:rsidR="001C4C4F">
        <w:rPr>
          <w:rFonts w:ascii="Arial" w:eastAsia="Times New Roman" w:hAnsi="Arial" w:cs="Arial"/>
          <w:color w:val="000000"/>
          <w:sz w:val="24"/>
          <w:szCs w:val="24"/>
        </w:rPr>
        <w:t>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como artifício para diminuir a velocidade do projétil e consequentemente a energia de impacto.</w:t>
      </w:r>
    </w:p>
    <w:p w14:paraId="76C06227" w14:textId="77777777" w:rsidR="003B6F6B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605F6B9" w14:textId="2285BCF2" w:rsidR="00AF39DE" w:rsidRPr="000007B6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5. </w:t>
      </w:r>
      <w:r w:rsidR="00AF39DE" w:rsidRPr="00AA0B7E">
        <w:rPr>
          <w:rFonts w:ascii="Arial" w:eastAsia="Times New Roman" w:hAnsi="Arial" w:cs="Arial"/>
          <w:b/>
          <w:color w:val="000000"/>
          <w:sz w:val="24"/>
          <w:szCs w:val="24"/>
        </w:rPr>
        <w:t>A</w:t>
      </w:r>
      <w:r w:rsidR="00072319" w:rsidRPr="00AA0B7E">
        <w:rPr>
          <w:rFonts w:ascii="Arial" w:eastAsia="Times New Roman" w:hAnsi="Arial" w:cs="Arial"/>
          <w:b/>
          <w:color w:val="000000"/>
          <w:sz w:val="24"/>
          <w:szCs w:val="24"/>
        </w:rPr>
        <w:t>s</w:t>
      </w:r>
      <w:r w:rsidR="00AF39DE" w:rsidRPr="00D719FB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8D54AA" w:rsidRPr="00AA0B7E">
        <w:rPr>
          <w:rFonts w:ascii="Arial" w:eastAsia="Times New Roman" w:hAnsi="Arial" w:cs="Arial"/>
          <w:b/>
          <w:color w:val="000000"/>
          <w:sz w:val="24"/>
          <w:szCs w:val="24"/>
        </w:rPr>
        <w:t>m</w:t>
      </w:r>
      <w:r w:rsidR="00AF39DE" w:rsidRPr="00AA0B7E">
        <w:rPr>
          <w:rFonts w:ascii="Arial" w:eastAsia="Times New Roman" w:hAnsi="Arial" w:cs="Arial"/>
          <w:b/>
          <w:color w:val="000000"/>
          <w:sz w:val="24"/>
          <w:szCs w:val="24"/>
        </w:rPr>
        <w:t>uniç</w:t>
      </w:r>
      <w:r w:rsidR="00072319" w:rsidRPr="00AA0B7E">
        <w:rPr>
          <w:rFonts w:ascii="Arial" w:eastAsia="Times New Roman" w:hAnsi="Arial" w:cs="Arial"/>
          <w:b/>
          <w:color w:val="000000"/>
          <w:sz w:val="24"/>
          <w:szCs w:val="24"/>
        </w:rPr>
        <w:t>ões</w:t>
      </w:r>
      <w:r w:rsidR="00AF39DE"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de </w:t>
      </w:r>
      <w:r w:rsidR="008D54AA">
        <w:rPr>
          <w:rFonts w:ascii="Arial" w:eastAsia="Times New Roman" w:hAnsi="Arial" w:cs="Arial"/>
          <w:b/>
          <w:color w:val="000000"/>
          <w:sz w:val="24"/>
          <w:szCs w:val="24"/>
        </w:rPr>
        <w:t>i</w:t>
      </w:r>
      <w:r w:rsidR="00AF39DE"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mpacto </w:t>
      </w:r>
      <w:r w:rsidR="008D54AA">
        <w:rPr>
          <w:rFonts w:ascii="Arial" w:eastAsia="Times New Roman" w:hAnsi="Arial" w:cs="Arial"/>
          <w:b/>
          <w:color w:val="000000"/>
          <w:sz w:val="24"/>
          <w:szCs w:val="24"/>
        </w:rPr>
        <w:t>c</w:t>
      </w:r>
      <w:r w:rsidR="00AF39DE"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ontrolado, segundo </w:t>
      </w:r>
      <w:proofErr w:type="spellStart"/>
      <w:r w:rsidR="00AF39DE" w:rsidRPr="000007B6">
        <w:rPr>
          <w:rFonts w:ascii="Arial" w:eastAsia="Times New Roman" w:hAnsi="Arial" w:cs="Arial"/>
          <w:b/>
          <w:sz w:val="24"/>
          <w:szCs w:val="24"/>
        </w:rPr>
        <w:t>Widder</w:t>
      </w:r>
      <w:proofErr w:type="spellEnd"/>
      <w:r w:rsidR="00AF39DE" w:rsidRPr="000007B6">
        <w:rPr>
          <w:rFonts w:ascii="Arial" w:eastAsia="Times New Roman" w:hAnsi="Arial" w:cs="Arial"/>
          <w:b/>
          <w:sz w:val="24"/>
          <w:szCs w:val="24"/>
        </w:rPr>
        <w:t xml:space="preserve">, </w:t>
      </w:r>
      <w:proofErr w:type="spellStart"/>
      <w:r w:rsidR="00AF39DE" w:rsidRPr="000007B6">
        <w:rPr>
          <w:rFonts w:ascii="Arial" w:eastAsia="Times New Roman" w:hAnsi="Arial" w:cs="Arial"/>
          <w:b/>
          <w:sz w:val="24"/>
          <w:szCs w:val="24"/>
        </w:rPr>
        <w:t>Blutz</w:t>
      </w:r>
      <w:proofErr w:type="spellEnd"/>
      <w:r w:rsidR="00AF39DE" w:rsidRPr="000007B6">
        <w:rPr>
          <w:rFonts w:ascii="Arial" w:eastAsia="Times New Roman" w:hAnsi="Arial" w:cs="Arial"/>
          <w:b/>
          <w:sz w:val="24"/>
          <w:szCs w:val="24"/>
        </w:rPr>
        <w:t xml:space="preserve"> e </w:t>
      </w:r>
      <w:proofErr w:type="spellStart"/>
      <w:r w:rsidR="00AF39DE" w:rsidRPr="000007B6">
        <w:rPr>
          <w:rFonts w:ascii="Arial" w:eastAsia="Times New Roman" w:hAnsi="Arial" w:cs="Arial"/>
          <w:b/>
          <w:sz w:val="24"/>
          <w:szCs w:val="24"/>
        </w:rPr>
        <w:t>Milosh</w:t>
      </w:r>
      <w:proofErr w:type="spellEnd"/>
      <w:r w:rsidR="00AF39DE" w:rsidRPr="000007B6">
        <w:rPr>
          <w:rFonts w:ascii="Arial" w:eastAsia="Times New Roman" w:hAnsi="Arial" w:cs="Arial"/>
          <w:b/>
          <w:sz w:val="24"/>
          <w:szCs w:val="24"/>
        </w:rPr>
        <w:t xml:space="preserve">, </w:t>
      </w:r>
      <w:r w:rsidR="00072319">
        <w:rPr>
          <w:rFonts w:ascii="Arial" w:eastAsia="Times New Roman" w:hAnsi="Arial" w:cs="Arial"/>
          <w:b/>
          <w:sz w:val="24"/>
          <w:szCs w:val="24"/>
        </w:rPr>
        <w:t xml:space="preserve">são </w:t>
      </w:r>
      <w:r w:rsidR="00AF39DE" w:rsidRPr="000007B6">
        <w:rPr>
          <w:rFonts w:ascii="Arial" w:eastAsia="Times New Roman" w:hAnsi="Arial" w:cs="Arial"/>
          <w:b/>
          <w:sz w:val="24"/>
          <w:szCs w:val="24"/>
        </w:rPr>
        <w:t>definida</w:t>
      </w:r>
      <w:r w:rsidR="00072319">
        <w:rPr>
          <w:rFonts w:ascii="Arial" w:eastAsia="Times New Roman" w:hAnsi="Arial" w:cs="Arial"/>
          <w:b/>
          <w:sz w:val="24"/>
          <w:szCs w:val="24"/>
        </w:rPr>
        <w:t>s</w:t>
      </w:r>
      <w:r w:rsidR="00AF39DE" w:rsidRPr="000007B6">
        <w:rPr>
          <w:rFonts w:ascii="Arial" w:eastAsia="Times New Roman" w:hAnsi="Arial" w:cs="Arial"/>
          <w:b/>
          <w:sz w:val="24"/>
          <w:szCs w:val="24"/>
        </w:rPr>
        <w:t xml:space="preserve"> como</w:t>
      </w:r>
      <w:r w:rsidR="002B4020">
        <w:rPr>
          <w:rFonts w:ascii="Arial" w:eastAsia="Times New Roman" w:hAnsi="Arial" w:cs="Arial"/>
          <w:b/>
          <w:sz w:val="24"/>
          <w:szCs w:val="24"/>
        </w:rPr>
        <w:t>:</w:t>
      </w:r>
    </w:p>
    <w:p w14:paraId="34DEB79A" w14:textId="4747C894" w:rsidR="00AF39DE" w:rsidRDefault="00AF39DE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gramStart"/>
      <w:r>
        <w:rPr>
          <w:rFonts w:ascii="Arial" w:eastAsia="Times New Roman" w:hAnsi="Arial" w:cs="Arial"/>
          <w:sz w:val="24"/>
          <w:szCs w:val="24"/>
        </w:rPr>
        <w:t>( )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U</w:t>
      </w:r>
      <w:r w:rsidRPr="00FA4246">
        <w:rPr>
          <w:rFonts w:ascii="Arial" w:eastAsia="Times New Roman" w:hAnsi="Arial" w:cs="Arial"/>
          <w:sz w:val="24"/>
          <w:szCs w:val="24"/>
        </w:rPr>
        <w:t>nidades modernas das armas de fogo onde se reúnem os elementos projetados e necessários à alimentação</w:t>
      </w:r>
      <w:r w:rsidRPr="00AF39DE">
        <w:rPr>
          <w:rFonts w:ascii="Arial" w:eastAsia="Times New Roman" w:hAnsi="Arial" w:cs="Arial"/>
          <w:sz w:val="24"/>
          <w:szCs w:val="24"/>
        </w:rPr>
        <w:t xml:space="preserve"> da arma e que possibilitam seu emprego tático/operacional contra as pessoas de maneira </w:t>
      </w:r>
      <w:r>
        <w:rPr>
          <w:rFonts w:ascii="Arial" w:eastAsia="Times New Roman" w:hAnsi="Arial" w:cs="Arial"/>
          <w:sz w:val="24"/>
          <w:szCs w:val="24"/>
        </w:rPr>
        <w:t>letal</w:t>
      </w:r>
      <w:r w:rsidRPr="000007B6">
        <w:rPr>
          <w:rFonts w:ascii="Arial" w:eastAsia="Times New Roman" w:hAnsi="Arial" w:cs="Arial"/>
          <w:sz w:val="24"/>
          <w:szCs w:val="24"/>
        </w:rPr>
        <w:t>, tendo como objetivo causar lesões permanentes na pessoa atingida.</w:t>
      </w:r>
    </w:p>
    <w:p w14:paraId="16EA7F7F" w14:textId="70EDEE5A" w:rsidR="00AF39DE" w:rsidRPr="000007B6" w:rsidRDefault="00AF39DE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proofErr w:type="gramStart"/>
      <w:r w:rsidRPr="000007B6">
        <w:rPr>
          <w:rFonts w:ascii="Arial" w:eastAsia="Times New Roman" w:hAnsi="Arial" w:cs="Arial"/>
          <w:color w:val="FF0000"/>
          <w:sz w:val="24"/>
          <w:szCs w:val="24"/>
        </w:rPr>
        <w:t>( )</w:t>
      </w:r>
      <w:proofErr w:type="gramEnd"/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Unidades modernas das armas de fogo onde se reúnem os elementos projetados e necessários à alimentação da arma e que possibilitam seu emprego tático/operacional contra as pessoas de maneira menos gravosa, tendo como objetivo não causar lesões permanentes, tampouco a letalidade na pessoa atingida.</w:t>
      </w:r>
    </w:p>
    <w:p w14:paraId="4012B19F" w14:textId="2ACEBF81" w:rsidR="00EB4CB7" w:rsidRDefault="00AF39DE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( )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 xml:space="preserve">São </w:t>
      </w:r>
      <w:r w:rsidRPr="00FA4246">
        <w:rPr>
          <w:rFonts w:ascii="Arial" w:eastAsia="Times New Roman" w:hAnsi="Arial" w:cs="Arial"/>
          <w:sz w:val="24"/>
          <w:szCs w:val="24"/>
        </w:rPr>
        <w:t>armas de fogo projetad</w:t>
      </w:r>
      <w:r>
        <w:rPr>
          <w:rFonts w:ascii="Arial" w:eastAsia="Times New Roman" w:hAnsi="Arial" w:cs="Arial"/>
          <w:sz w:val="24"/>
          <w:szCs w:val="24"/>
        </w:rPr>
        <w:t>a</w:t>
      </w:r>
      <w:r w:rsidRPr="00FA4246">
        <w:rPr>
          <w:rFonts w:ascii="Arial" w:eastAsia="Times New Roman" w:hAnsi="Arial" w:cs="Arial"/>
          <w:sz w:val="24"/>
          <w:szCs w:val="24"/>
        </w:rPr>
        <w:t>s e necessári</w:t>
      </w:r>
      <w:r w:rsidR="00EB4CB7">
        <w:rPr>
          <w:rFonts w:ascii="Arial" w:eastAsia="Times New Roman" w:hAnsi="Arial" w:cs="Arial"/>
          <w:sz w:val="24"/>
          <w:szCs w:val="24"/>
        </w:rPr>
        <w:t>a</w:t>
      </w:r>
      <w:r w:rsidRPr="00FA4246">
        <w:rPr>
          <w:rFonts w:ascii="Arial" w:eastAsia="Times New Roman" w:hAnsi="Arial" w:cs="Arial"/>
          <w:sz w:val="24"/>
          <w:szCs w:val="24"/>
        </w:rPr>
        <w:t xml:space="preserve">s </w:t>
      </w:r>
      <w:r w:rsidR="00EB4CB7">
        <w:rPr>
          <w:rFonts w:ascii="Arial" w:eastAsia="Times New Roman" w:hAnsi="Arial" w:cs="Arial"/>
          <w:sz w:val="24"/>
          <w:szCs w:val="24"/>
        </w:rPr>
        <w:t>para o</w:t>
      </w:r>
      <w:r w:rsidRPr="009A320C">
        <w:rPr>
          <w:rFonts w:ascii="Arial" w:eastAsia="Times New Roman" w:hAnsi="Arial" w:cs="Arial"/>
          <w:sz w:val="24"/>
          <w:szCs w:val="24"/>
        </w:rPr>
        <w:t xml:space="preserve"> emprego tático/operacional contra as pessoas de </w:t>
      </w:r>
      <w:r w:rsidR="00821520">
        <w:rPr>
          <w:rFonts w:ascii="Arial" w:eastAsia="Times New Roman" w:hAnsi="Arial" w:cs="Arial"/>
          <w:sz w:val="24"/>
          <w:szCs w:val="24"/>
        </w:rPr>
        <w:t xml:space="preserve">maneira </w:t>
      </w:r>
      <w:r w:rsidR="00EB4CB7" w:rsidRPr="00EB4CB7">
        <w:rPr>
          <w:rFonts w:ascii="Arial" w:eastAsia="Times New Roman" w:hAnsi="Arial" w:cs="Arial"/>
          <w:sz w:val="24"/>
          <w:szCs w:val="24"/>
        </w:rPr>
        <w:t>menos gravosa, tendo como objetivo não causar lesões permanentes, tampouco a letalidade na pessoa atingida.</w:t>
      </w:r>
    </w:p>
    <w:p w14:paraId="20FE2D3A" w14:textId="19DC397F" w:rsidR="00664201" w:rsidRPr="000007B6" w:rsidRDefault="00664201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A0A9358" w14:textId="3A7EB400" w:rsidR="00CE2A99" w:rsidRPr="000007B6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6. </w:t>
      </w:r>
      <w:r w:rsidR="00CE2A99" w:rsidRPr="000007B6">
        <w:rPr>
          <w:rFonts w:ascii="Arial" w:eastAsia="Times New Roman" w:hAnsi="Arial" w:cs="Arial"/>
          <w:b/>
          <w:color w:val="000000"/>
          <w:sz w:val="24"/>
          <w:szCs w:val="24"/>
        </w:rPr>
        <w:t>Assinale a alternativa correta.</w:t>
      </w:r>
    </w:p>
    <w:p w14:paraId="72215487" w14:textId="32C384D1" w:rsidR="003B6F6B" w:rsidRPr="00CE2A99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 w:rsidRPr="00CE2A99">
        <w:rPr>
          <w:rFonts w:ascii="Arial" w:eastAsia="Times New Roman" w:hAnsi="Arial" w:cs="Arial"/>
          <w:color w:val="000000"/>
          <w:sz w:val="24"/>
          <w:szCs w:val="24"/>
        </w:rPr>
        <w:t xml:space="preserve">A </w:t>
      </w:r>
      <w:r w:rsidRPr="000007B6">
        <w:rPr>
          <w:rFonts w:ascii="Arial" w:eastAsia="Times New Roman" w:hAnsi="Arial" w:cs="Arial"/>
          <w:sz w:val="24"/>
          <w:szCs w:val="24"/>
        </w:rPr>
        <w:t xml:space="preserve">munição de mono impacto de precisão com projétil dotado de saia estabilizadora e de base oca </w:t>
      </w:r>
      <w:r w:rsidRPr="00CE2A99">
        <w:rPr>
          <w:rFonts w:ascii="Arial" w:eastAsia="Times New Roman" w:hAnsi="Arial" w:cs="Arial"/>
          <w:sz w:val="24"/>
          <w:szCs w:val="24"/>
        </w:rPr>
        <w:t>é normalmente utilizada em qual calibre?</w:t>
      </w:r>
    </w:p>
    <w:p w14:paraId="4ADE2D80" w14:textId="62FB10C3" w:rsidR="003B6F6B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(  ) 37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mm.</w:t>
      </w:r>
      <w:proofErr w:type="spellEnd"/>
    </w:p>
    <w:p w14:paraId="54BEE813" w14:textId="1D92695B" w:rsidR="003B6F6B" w:rsidRPr="000007B6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(  ) 12 </w:t>
      </w:r>
      <w:proofErr w:type="spellStart"/>
      <w:r w:rsidRPr="000007B6">
        <w:rPr>
          <w:rFonts w:ascii="Arial" w:eastAsia="Times New Roman" w:hAnsi="Arial" w:cs="Arial"/>
          <w:color w:val="FF0000"/>
          <w:sz w:val="24"/>
          <w:szCs w:val="24"/>
        </w:rPr>
        <w:t>mm.</w:t>
      </w:r>
      <w:proofErr w:type="spellEnd"/>
    </w:p>
    <w:p w14:paraId="775BF351" w14:textId="7FAE56DE" w:rsidR="003B6F6B" w:rsidRPr="000007B6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(  ) 38</w:t>
      </w:r>
      <w:r w:rsidR="00435B17">
        <w:rPr>
          <w:rFonts w:ascii="Arial" w:eastAsia="Times New Roman" w:hAnsi="Arial" w:cs="Arial"/>
          <w:color w:val="000000"/>
          <w:sz w:val="24"/>
          <w:szCs w:val="24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1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mm.</w:t>
      </w:r>
      <w:proofErr w:type="spellEnd"/>
    </w:p>
    <w:p w14:paraId="64589025" w14:textId="77777777" w:rsidR="00664201" w:rsidRDefault="00664201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4C755CA0" w14:textId="29CC2723" w:rsidR="00CE2A99" w:rsidRPr="000007B6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>7.</w:t>
      </w:r>
      <w:r w:rsidR="00CE2A99"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Assinale a alternativa correta.</w:t>
      </w:r>
    </w:p>
    <w:p w14:paraId="0468280B" w14:textId="5E478360" w:rsidR="00CE2A99" w:rsidRPr="009A320C" w:rsidRDefault="00CE2A99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9A320C">
        <w:rPr>
          <w:rFonts w:ascii="Arial" w:eastAsia="Times New Roman" w:hAnsi="Arial" w:cs="Arial"/>
          <w:color w:val="000000"/>
          <w:sz w:val="24"/>
          <w:szCs w:val="24"/>
        </w:rPr>
        <w:lastRenderedPageBreak/>
        <w:t>Em atenção aos princípios da não</w:t>
      </w:r>
      <w:r w:rsidR="006B326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9A320C">
        <w:rPr>
          <w:rFonts w:ascii="Arial" w:eastAsia="Times New Roman" w:hAnsi="Arial" w:cs="Arial"/>
          <w:color w:val="000000"/>
          <w:sz w:val="24"/>
          <w:szCs w:val="24"/>
        </w:rPr>
        <w:t xml:space="preserve">violência e da intervenção seletiva do Estado, as munições de impacto controlado dos tipos tri-impacto (três projéteis) e </w:t>
      </w:r>
      <w:proofErr w:type="spellStart"/>
      <w:r w:rsidRPr="009A320C">
        <w:rPr>
          <w:rFonts w:ascii="Arial" w:eastAsia="Times New Roman" w:hAnsi="Arial" w:cs="Arial"/>
          <w:color w:val="000000"/>
          <w:sz w:val="24"/>
          <w:szCs w:val="24"/>
        </w:rPr>
        <w:t>multi-i</w:t>
      </w:r>
      <w:r>
        <w:rPr>
          <w:rFonts w:ascii="Arial" w:eastAsia="Times New Roman" w:hAnsi="Arial" w:cs="Arial"/>
          <w:color w:val="000000"/>
          <w:sz w:val="24"/>
          <w:szCs w:val="24"/>
        </w:rPr>
        <w:t>mpacto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(mais de três projéteis):</w:t>
      </w:r>
    </w:p>
    <w:p w14:paraId="32206CD7" w14:textId="7AF3E865" w:rsidR="00CE2A99" w:rsidRPr="000007B6" w:rsidRDefault="00CE2A99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proofErr w:type="gramStart"/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(  </w:t>
      </w:r>
      <w:proofErr w:type="gramEnd"/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) Não são recomendáveis para aplicação em gestão democrática de multidões por dificultar a individualização ou direcionamento da intervenção.</w:t>
      </w:r>
    </w:p>
    <w:p w14:paraId="4D6512F8" w14:textId="018AD833" w:rsidR="00CE2A99" w:rsidRDefault="00CE2A99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 xml:space="preserve">(  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) São recomendadas por atingir mais de um indivíduo dentro de uma multidão.</w:t>
      </w:r>
    </w:p>
    <w:p w14:paraId="64433666" w14:textId="7F0A6298" w:rsidR="00CE2A99" w:rsidRDefault="00CE2A99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(  )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São utilizadas apenas para treinamento.</w:t>
      </w:r>
    </w:p>
    <w:p w14:paraId="06BB750E" w14:textId="77777777" w:rsidR="00CE2A99" w:rsidRPr="009A320C" w:rsidRDefault="00CE2A99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24763A94" w14:textId="3E7BD3B7" w:rsidR="00E47566" w:rsidRPr="000007B6" w:rsidRDefault="003B6F6B" w:rsidP="000007B6">
      <w:pPr>
        <w:spacing w:after="0" w:line="360" w:lineRule="auto"/>
        <w:ind w:leftChars="0" w:left="0" w:firstLineChars="0" w:hanging="2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>8.</w:t>
      </w:r>
      <w:r w:rsidR="00CE2A99" w:rsidRPr="000007B6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E47566" w:rsidRPr="000007B6">
        <w:rPr>
          <w:rFonts w:ascii="Arial" w:eastAsia="Times New Roman" w:hAnsi="Arial" w:cs="Arial"/>
          <w:b/>
          <w:color w:val="000000"/>
          <w:sz w:val="24"/>
          <w:szCs w:val="24"/>
        </w:rPr>
        <w:t>Relacione as colunas.</w:t>
      </w:r>
    </w:p>
    <w:p w14:paraId="3530FABB" w14:textId="18F43363" w:rsidR="00AC6216" w:rsidRDefault="00AC6216" w:rsidP="000007B6">
      <w:pP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3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  <w:r>
        <w:rPr>
          <w:rFonts w:ascii="Arial" w:eastAsia="Times New Roman" w:hAnsi="Arial" w:cs="Arial"/>
          <w:sz w:val="24"/>
          <w:szCs w:val="24"/>
        </w:rPr>
        <w:t>U</w:t>
      </w:r>
      <w:r w:rsidRPr="00BD2638">
        <w:rPr>
          <w:rFonts w:ascii="Arial" w:eastAsia="Times New Roman" w:hAnsi="Arial" w:cs="Arial"/>
          <w:sz w:val="24"/>
          <w:szCs w:val="24"/>
        </w:rPr>
        <w:t xml:space="preserve">m </w:t>
      </w:r>
      <w:r>
        <w:rPr>
          <w:rFonts w:ascii="Arial" w:eastAsia="Times New Roman" w:hAnsi="Arial" w:cs="Arial"/>
          <w:sz w:val="24"/>
          <w:szCs w:val="24"/>
        </w:rPr>
        <w:t>material altamente inflamável,</w:t>
      </w:r>
      <w:r w:rsidRPr="00BD2638">
        <w:rPr>
          <w:rFonts w:ascii="Arial" w:eastAsia="Times New Roman" w:hAnsi="Arial" w:cs="Arial"/>
          <w:sz w:val="24"/>
          <w:szCs w:val="24"/>
        </w:rPr>
        <w:t xml:space="preserve"> sólido</w:t>
      </w:r>
      <w:r>
        <w:rPr>
          <w:rFonts w:ascii="Arial" w:eastAsia="Times New Roman" w:hAnsi="Arial" w:cs="Arial"/>
          <w:sz w:val="24"/>
          <w:szCs w:val="24"/>
        </w:rPr>
        <w:t>,</w:t>
      </w:r>
      <w:r w:rsidRPr="00BD2638">
        <w:rPr>
          <w:rFonts w:ascii="Arial" w:eastAsia="Times New Roman" w:hAnsi="Arial" w:cs="Arial"/>
          <w:sz w:val="24"/>
          <w:szCs w:val="24"/>
        </w:rPr>
        <w:t xml:space="preserve"> que possui queima controlada e progressiva</w:t>
      </w:r>
      <w:r>
        <w:rPr>
          <w:rFonts w:ascii="Arial" w:eastAsia="Times New Roman" w:hAnsi="Arial" w:cs="Arial"/>
          <w:sz w:val="24"/>
          <w:szCs w:val="24"/>
        </w:rPr>
        <w:t>.</w:t>
      </w:r>
      <w:r w:rsidRPr="00BD2638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Ao</w:t>
      </w:r>
      <w:r w:rsidRPr="00BD2638">
        <w:rPr>
          <w:rFonts w:ascii="Arial" w:eastAsia="Times New Roman" w:hAnsi="Arial" w:cs="Arial"/>
          <w:sz w:val="24"/>
          <w:szCs w:val="24"/>
        </w:rPr>
        <w:t xml:space="preserve"> queimar</w:t>
      </w:r>
      <w:r>
        <w:rPr>
          <w:rFonts w:ascii="Arial" w:eastAsia="Times New Roman" w:hAnsi="Arial" w:cs="Arial"/>
          <w:sz w:val="24"/>
          <w:szCs w:val="24"/>
        </w:rPr>
        <w:t>, a pólvora</w:t>
      </w:r>
      <w:r w:rsidRPr="00BD2638">
        <w:rPr>
          <w:rFonts w:ascii="Arial" w:eastAsia="Times New Roman" w:hAnsi="Arial" w:cs="Arial"/>
          <w:sz w:val="24"/>
          <w:szCs w:val="24"/>
        </w:rPr>
        <w:t xml:space="preserve"> gera gases </w:t>
      </w:r>
      <w:r>
        <w:rPr>
          <w:rFonts w:ascii="Arial" w:eastAsia="Times New Roman" w:hAnsi="Arial" w:cs="Arial"/>
          <w:sz w:val="24"/>
          <w:szCs w:val="24"/>
        </w:rPr>
        <w:t>em</w:t>
      </w:r>
      <w:r w:rsidRPr="00BD2638">
        <w:rPr>
          <w:rFonts w:ascii="Arial" w:eastAsia="Times New Roman" w:hAnsi="Arial" w:cs="Arial"/>
          <w:sz w:val="24"/>
          <w:szCs w:val="24"/>
        </w:rPr>
        <w:t xml:space="preserve"> velocidade muito </w:t>
      </w:r>
      <w:r w:rsidRPr="005934BD">
        <w:rPr>
          <w:rFonts w:ascii="Arial" w:eastAsia="Times New Roman" w:hAnsi="Arial" w:cs="Arial"/>
          <w:sz w:val="24"/>
          <w:szCs w:val="24"/>
        </w:rPr>
        <w:t xml:space="preserve">rápida, </w:t>
      </w:r>
      <w:r w:rsidRPr="00C65A87">
        <w:rPr>
          <w:rFonts w:ascii="Arial" w:eastAsia="Times New Roman" w:hAnsi="Arial" w:cs="Arial"/>
          <w:sz w:val="24"/>
          <w:szCs w:val="24"/>
        </w:rPr>
        <w:t>com volume alto, mediante esta ação, os projéteis são expulsos do interior do cano dos respectivos armamentos.</w:t>
      </w:r>
    </w:p>
    <w:p w14:paraId="77B985D0" w14:textId="2513A931" w:rsidR="00AC6216" w:rsidRDefault="00AC6216" w:rsidP="000007B6">
      <w:pPr>
        <w:spacing w:after="0" w:line="360" w:lineRule="auto"/>
        <w:ind w:leftChars="0" w:left="0" w:firstLineChars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2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  <w:r>
        <w:rPr>
          <w:rFonts w:ascii="Arial" w:eastAsia="Times New Roman" w:hAnsi="Arial" w:cs="Arial"/>
          <w:sz w:val="24"/>
          <w:szCs w:val="24"/>
        </w:rPr>
        <w:t>Pe</w:t>
      </w:r>
      <w:r w:rsidRPr="00BD2638">
        <w:rPr>
          <w:rFonts w:ascii="Arial" w:eastAsia="Times New Roman" w:hAnsi="Arial" w:cs="Arial"/>
          <w:sz w:val="24"/>
          <w:szCs w:val="24"/>
        </w:rPr>
        <w:t xml:space="preserve">queno corpo metálico que contém determinada quantidade de mistura explosiva destinada </w:t>
      </w:r>
      <w:r>
        <w:rPr>
          <w:rFonts w:ascii="Arial" w:eastAsia="Times New Roman" w:hAnsi="Arial" w:cs="Arial"/>
          <w:sz w:val="24"/>
          <w:szCs w:val="24"/>
        </w:rPr>
        <w:t>a inflamar a carga de projeção.</w:t>
      </w:r>
    </w:p>
    <w:p w14:paraId="4A97BA9F" w14:textId="5D281121" w:rsidR="00AF39DE" w:rsidRDefault="00AC6216" w:rsidP="000007B6">
      <w:pPr>
        <w:spacing w:after="0" w:line="360" w:lineRule="auto"/>
        <w:ind w:leftChars="0" w:left="0" w:firstLineChars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(</w:t>
      </w:r>
      <w:r>
        <w:rPr>
          <w:rFonts w:ascii="Arial" w:eastAsia="Times New Roman" w:hAnsi="Arial" w:cs="Arial"/>
          <w:color w:val="FF0000"/>
          <w:sz w:val="24"/>
          <w:szCs w:val="24"/>
        </w:rPr>
        <w:t>1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) É a capsula onde encontramos os demais itens de uma munição. Pode ser confeccionado em plástico branco translúcido, em formato cilíndrico ou em </w:t>
      </w:r>
      <w:r w:rsidR="00D719FB">
        <w:rPr>
          <w:rFonts w:ascii="Arial" w:eastAsia="Times New Roman" w:hAnsi="Arial" w:cs="Arial"/>
          <w:color w:val="000000"/>
          <w:sz w:val="24"/>
          <w:szCs w:val="24"/>
        </w:rPr>
        <w:t xml:space="preserve">forma de </w:t>
      </w:r>
      <w:r>
        <w:rPr>
          <w:rFonts w:ascii="Arial" w:eastAsia="Times New Roman" w:hAnsi="Arial" w:cs="Arial"/>
          <w:color w:val="000000"/>
          <w:sz w:val="24"/>
          <w:szCs w:val="24"/>
        </w:rPr>
        <w:t>garrafa.</w:t>
      </w:r>
    </w:p>
    <w:p w14:paraId="12FAC5C0" w14:textId="5913A9BF" w:rsidR="00AF39DE" w:rsidRDefault="00AF39DE" w:rsidP="000007B6">
      <w:pPr>
        <w:spacing w:after="0" w:line="360" w:lineRule="auto"/>
        <w:ind w:leftChars="0" w:left="0" w:firstLineChars="0"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Pr="000007B6">
        <w:rPr>
          <w:rFonts w:ascii="Arial" w:hAnsi="Arial" w:cs="Arial"/>
          <w:color w:val="FF0000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) </w:t>
      </w:r>
      <w:r w:rsidR="00AC6216" w:rsidRPr="009A320C">
        <w:rPr>
          <w:rFonts w:ascii="Arial" w:hAnsi="Arial" w:cs="Arial"/>
          <w:sz w:val="24"/>
          <w:szCs w:val="24"/>
        </w:rPr>
        <w:t>O p</w:t>
      </w:r>
      <w:r w:rsidR="00AC6216">
        <w:rPr>
          <w:rFonts w:ascii="Arial" w:hAnsi="Arial" w:cs="Arial"/>
          <w:sz w:val="24"/>
          <w:szCs w:val="24"/>
        </w:rPr>
        <w:t xml:space="preserve">rojétil (normalmente conhecidos como “bala”) é um objeto sólido </w:t>
      </w:r>
      <w:r w:rsidR="00AC6216" w:rsidRPr="00AE0B2C">
        <w:rPr>
          <w:rFonts w:ascii="Arial" w:hAnsi="Arial" w:cs="Arial"/>
          <w:sz w:val="24"/>
          <w:szCs w:val="24"/>
        </w:rPr>
        <w:t>que se move no espaço, abandona</w:t>
      </w:r>
      <w:r w:rsidR="00AC6216">
        <w:rPr>
          <w:rFonts w:ascii="Arial" w:hAnsi="Arial" w:cs="Arial"/>
          <w:sz w:val="24"/>
          <w:szCs w:val="24"/>
        </w:rPr>
        <w:t>n</w:t>
      </w:r>
      <w:r w:rsidR="00AC6216" w:rsidRPr="00AE0B2C">
        <w:rPr>
          <w:rFonts w:ascii="Arial" w:hAnsi="Arial" w:cs="Arial"/>
          <w:sz w:val="24"/>
          <w:szCs w:val="24"/>
        </w:rPr>
        <w:t xml:space="preserve">do </w:t>
      </w:r>
      <w:r w:rsidR="00AC6216">
        <w:rPr>
          <w:rFonts w:ascii="Arial" w:hAnsi="Arial" w:cs="Arial"/>
          <w:sz w:val="24"/>
          <w:szCs w:val="24"/>
        </w:rPr>
        <w:t xml:space="preserve">sua base </w:t>
      </w:r>
      <w:r w:rsidR="00AC6216" w:rsidRPr="00AE0B2C">
        <w:rPr>
          <w:rFonts w:ascii="Arial" w:hAnsi="Arial" w:cs="Arial"/>
          <w:sz w:val="24"/>
          <w:szCs w:val="24"/>
        </w:rPr>
        <w:t>d</w:t>
      </w:r>
      <w:r w:rsidR="00AC6216">
        <w:rPr>
          <w:rFonts w:ascii="Arial" w:hAnsi="Arial" w:cs="Arial"/>
          <w:sz w:val="24"/>
          <w:szCs w:val="24"/>
        </w:rPr>
        <w:t>epois de haver recebido impulso. Em outras palavras, o projétil é a única parte da munição que sairá da arma.</w:t>
      </w:r>
    </w:p>
    <w:p w14:paraId="370587D3" w14:textId="7887D61C" w:rsidR="00AC6216" w:rsidRDefault="00AF39DE" w:rsidP="000007B6">
      <w:pPr>
        <w:spacing w:after="0" w:line="360" w:lineRule="auto"/>
        <w:ind w:leftChars="0" w:left="0" w:firstLineChars="0" w:hanging="2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(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5</w:t>
      </w:r>
      <w:r>
        <w:rPr>
          <w:rFonts w:ascii="Arial" w:eastAsia="Times New Roman" w:hAnsi="Arial" w:cs="Arial"/>
          <w:sz w:val="24"/>
          <w:szCs w:val="24"/>
        </w:rPr>
        <w:t>) Pequeno disco que serve para</w:t>
      </w:r>
      <w:r w:rsidRPr="00C65A87">
        <w:rPr>
          <w:rFonts w:ascii="Arial" w:eastAsia="Times New Roman" w:hAnsi="Arial" w:cs="Arial"/>
          <w:sz w:val="24"/>
          <w:szCs w:val="24"/>
        </w:rPr>
        <w:t xml:space="preserve"> vedar </w:t>
      </w:r>
      <w:r>
        <w:rPr>
          <w:rFonts w:ascii="Arial" w:eastAsia="Times New Roman" w:hAnsi="Arial" w:cs="Arial"/>
          <w:sz w:val="24"/>
          <w:szCs w:val="24"/>
        </w:rPr>
        <w:t>os gases, mantendo</w:t>
      </w:r>
      <w:r w:rsidR="00D719FB">
        <w:rPr>
          <w:rFonts w:ascii="Arial" w:eastAsia="Times New Roman" w:hAnsi="Arial" w:cs="Arial"/>
          <w:sz w:val="24"/>
          <w:szCs w:val="24"/>
        </w:rPr>
        <w:t>-os</w:t>
      </w:r>
      <w:r>
        <w:rPr>
          <w:rFonts w:ascii="Arial" w:eastAsia="Times New Roman" w:hAnsi="Arial" w:cs="Arial"/>
          <w:sz w:val="24"/>
          <w:szCs w:val="24"/>
        </w:rPr>
        <w:t xml:space="preserve"> dentro do estojo, e conduz o projétil, lançando-o para fora.</w:t>
      </w:r>
    </w:p>
    <w:p w14:paraId="4CB57182" w14:textId="77777777" w:rsidR="00AF39DE" w:rsidRDefault="00AF39DE" w:rsidP="000007B6">
      <w:pPr>
        <w:spacing w:after="0" w:line="360" w:lineRule="auto"/>
        <w:ind w:leftChars="0" w:left="0" w:firstLineChars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956E175" w14:textId="0E2DE104" w:rsidR="00CE2A99" w:rsidRPr="000007B6" w:rsidRDefault="00CE2A99" w:rsidP="000007B6">
      <w:pPr>
        <w:pStyle w:val="PargrafodaLista"/>
        <w:numPr>
          <w:ilvl w:val="0"/>
          <w:numId w:val="19"/>
        </w:numPr>
        <w:spacing w:after="0" w:line="360" w:lineRule="auto"/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color w:val="000000"/>
          <w:sz w:val="24"/>
          <w:szCs w:val="24"/>
        </w:rPr>
        <w:t>Estojo</w:t>
      </w:r>
    </w:p>
    <w:p w14:paraId="6513FDEC" w14:textId="111E1F36" w:rsidR="00CE2A99" w:rsidRPr="000007B6" w:rsidRDefault="00CE2A99" w:rsidP="000007B6">
      <w:pPr>
        <w:pStyle w:val="PargrafodaLista"/>
        <w:numPr>
          <w:ilvl w:val="0"/>
          <w:numId w:val="19"/>
        </w:numPr>
        <w:spacing w:after="0" w:line="360" w:lineRule="auto"/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color w:val="000000"/>
          <w:sz w:val="24"/>
          <w:szCs w:val="24"/>
        </w:rPr>
        <w:t>Espoleta</w:t>
      </w:r>
    </w:p>
    <w:p w14:paraId="4B013E52" w14:textId="4BA01C67" w:rsidR="00CE2A99" w:rsidRPr="000007B6" w:rsidRDefault="00CE2A99" w:rsidP="000007B6">
      <w:pPr>
        <w:pStyle w:val="PargrafodaLista"/>
        <w:numPr>
          <w:ilvl w:val="0"/>
          <w:numId w:val="19"/>
        </w:numPr>
        <w:spacing w:after="0" w:line="360" w:lineRule="auto"/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color w:val="000000"/>
          <w:sz w:val="24"/>
          <w:szCs w:val="24"/>
        </w:rPr>
        <w:t>Carga de Projeção</w:t>
      </w:r>
    </w:p>
    <w:p w14:paraId="715560FD" w14:textId="586E87B0" w:rsidR="00AC6216" w:rsidRDefault="00CE2A99" w:rsidP="000007B6">
      <w:pPr>
        <w:pStyle w:val="PargrafodaLista"/>
        <w:numPr>
          <w:ilvl w:val="0"/>
          <w:numId w:val="19"/>
        </w:numPr>
        <w:spacing w:after="0" w:line="360" w:lineRule="auto"/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color w:val="000000"/>
          <w:sz w:val="24"/>
          <w:szCs w:val="24"/>
        </w:rPr>
        <w:t>Projétil</w:t>
      </w:r>
    </w:p>
    <w:p w14:paraId="1BD30529" w14:textId="235856D6" w:rsidR="003B6F6B" w:rsidRPr="000007B6" w:rsidRDefault="00CE2A99" w:rsidP="000007B6">
      <w:pPr>
        <w:pStyle w:val="PargrafodaLista"/>
        <w:numPr>
          <w:ilvl w:val="0"/>
          <w:numId w:val="19"/>
        </w:numPr>
        <w:spacing w:after="0" w:line="360" w:lineRule="auto"/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 w:rsidRPr="000007B6">
        <w:rPr>
          <w:rFonts w:ascii="Arial" w:eastAsia="Times New Roman" w:hAnsi="Arial" w:cs="Arial"/>
          <w:color w:val="000000"/>
          <w:sz w:val="24"/>
          <w:szCs w:val="24"/>
        </w:rPr>
        <w:t>Bucha</w:t>
      </w:r>
    </w:p>
    <w:p w14:paraId="58D4CE03" w14:textId="77777777" w:rsidR="00AF39DE" w:rsidRDefault="00AF39DE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C2CAA22" w14:textId="2F75DE43" w:rsidR="003B6F6B" w:rsidRPr="000007B6" w:rsidRDefault="003B6F6B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b/>
          <w:sz w:val="24"/>
          <w:szCs w:val="24"/>
        </w:rPr>
      </w:pPr>
      <w:r w:rsidRPr="000007B6">
        <w:rPr>
          <w:rFonts w:ascii="Arial" w:eastAsia="Times New Roman" w:hAnsi="Arial" w:cs="Arial"/>
          <w:b/>
          <w:color w:val="000000"/>
          <w:sz w:val="24"/>
          <w:szCs w:val="24"/>
        </w:rPr>
        <w:t>9.</w:t>
      </w:r>
      <w:r w:rsidR="00EB4CB7" w:rsidRPr="000007B6">
        <w:rPr>
          <w:rFonts w:ascii="Arial" w:eastAsia="Times New Roman" w:hAnsi="Arial" w:cs="Arial"/>
          <w:b/>
          <w:sz w:val="24"/>
          <w:szCs w:val="24"/>
        </w:rPr>
        <w:t xml:space="preserve"> Uma munição de elastômero possui energia cinética entre:</w:t>
      </w:r>
    </w:p>
    <w:p w14:paraId="203A7D25" w14:textId="78494E81" w:rsidR="00EB4CB7" w:rsidRPr="000007B6" w:rsidRDefault="00EB4CB7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proofErr w:type="gramStart"/>
      <w:r w:rsidRPr="000007B6">
        <w:rPr>
          <w:rFonts w:ascii="Arial" w:eastAsia="Times New Roman" w:hAnsi="Arial" w:cs="Arial"/>
          <w:color w:val="FF0000"/>
          <w:sz w:val="24"/>
          <w:szCs w:val="24"/>
        </w:rPr>
        <w:t>(  )</w:t>
      </w:r>
      <w:proofErr w:type="gramEnd"/>
      <w:r w:rsidRPr="000007B6">
        <w:rPr>
          <w:rFonts w:ascii="Arial" w:eastAsia="Times New Roman" w:hAnsi="Arial" w:cs="Arial"/>
          <w:color w:val="FF0000"/>
          <w:sz w:val="24"/>
          <w:szCs w:val="24"/>
        </w:rPr>
        <w:t xml:space="preserve"> 100</w:t>
      </w:r>
      <w:r w:rsidR="00821520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J e 300</w:t>
      </w:r>
      <w:r w:rsidR="00821520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r w:rsidRPr="000007B6">
        <w:rPr>
          <w:rFonts w:ascii="Arial" w:eastAsia="Times New Roman" w:hAnsi="Arial" w:cs="Arial"/>
          <w:color w:val="FF0000"/>
          <w:sz w:val="24"/>
          <w:szCs w:val="24"/>
        </w:rPr>
        <w:t>J (máximo).</w:t>
      </w:r>
    </w:p>
    <w:p w14:paraId="3555802B" w14:textId="05C9CEC1" w:rsidR="00EB4CB7" w:rsidRDefault="00EB4CB7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proofErr w:type="gramStart"/>
      <w:r>
        <w:rPr>
          <w:rFonts w:ascii="Arial" w:eastAsia="Times New Roman" w:hAnsi="Arial" w:cs="Arial"/>
          <w:sz w:val="24"/>
          <w:szCs w:val="24"/>
        </w:rPr>
        <w:t>(  )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600</w:t>
      </w:r>
      <w:r w:rsidR="00821520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J e 2.000</w:t>
      </w:r>
      <w:r w:rsidR="00821520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J (máximo).</w:t>
      </w:r>
    </w:p>
    <w:p w14:paraId="1077053D" w14:textId="0F0818CD" w:rsidR="00EB4CB7" w:rsidRPr="0089628D" w:rsidRDefault="00EB4CB7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sz w:val="24"/>
          <w:szCs w:val="24"/>
        </w:rPr>
      </w:pPr>
      <w:proofErr w:type="gramStart"/>
      <w:r>
        <w:rPr>
          <w:rFonts w:ascii="Arial" w:eastAsia="Times New Roman" w:hAnsi="Arial" w:cs="Arial"/>
          <w:sz w:val="24"/>
          <w:szCs w:val="24"/>
        </w:rPr>
        <w:lastRenderedPageBreak/>
        <w:t>(  )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1000</w:t>
      </w:r>
      <w:r w:rsidR="00821520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 xml:space="preserve">J </w:t>
      </w:r>
      <w:r w:rsidR="00821520">
        <w:rPr>
          <w:rFonts w:ascii="Arial" w:eastAsia="Times New Roman" w:hAnsi="Arial" w:cs="Arial"/>
          <w:sz w:val="24"/>
          <w:szCs w:val="24"/>
        </w:rPr>
        <w:t>e</w:t>
      </w:r>
      <w:r>
        <w:rPr>
          <w:rFonts w:ascii="Arial" w:eastAsia="Times New Roman" w:hAnsi="Arial" w:cs="Arial"/>
          <w:sz w:val="24"/>
          <w:szCs w:val="24"/>
        </w:rPr>
        <w:t xml:space="preserve"> 3.000</w:t>
      </w:r>
      <w:r w:rsidR="00821520"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J (máximo)</w:t>
      </w:r>
      <w:r w:rsidR="00821520">
        <w:rPr>
          <w:rFonts w:ascii="Arial" w:eastAsia="Times New Roman" w:hAnsi="Arial" w:cs="Arial"/>
          <w:sz w:val="24"/>
          <w:szCs w:val="24"/>
        </w:rPr>
        <w:t>.</w:t>
      </w:r>
    </w:p>
    <w:p w14:paraId="76F0368F" w14:textId="77777777" w:rsidR="00AF39DE" w:rsidRDefault="00AF39DE" w:rsidP="008962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60AB0A7" w14:textId="44AC27C5" w:rsidR="003B6F6B" w:rsidRPr="0089628D" w:rsidRDefault="003B6F6B" w:rsidP="008962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89628D">
        <w:rPr>
          <w:rFonts w:ascii="Arial" w:eastAsia="Times New Roman" w:hAnsi="Arial" w:cs="Arial"/>
          <w:b/>
          <w:color w:val="000000"/>
          <w:sz w:val="24"/>
          <w:szCs w:val="24"/>
        </w:rPr>
        <w:t>10.</w:t>
      </w:r>
      <w:r w:rsidR="00EB4CB7" w:rsidRPr="0089628D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8D54AA">
        <w:rPr>
          <w:rFonts w:ascii="Arial" w:eastAsia="Times New Roman" w:hAnsi="Arial" w:cs="Arial"/>
          <w:b/>
          <w:color w:val="000000"/>
          <w:sz w:val="24"/>
          <w:szCs w:val="24"/>
        </w:rPr>
        <w:t>E</w:t>
      </w:r>
      <w:r w:rsidR="00EB4CB7" w:rsidRPr="0089628D">
        <w:rPr>
          <w:rFonts w:ascii="Arial" w:eastAsia="Times New Roman" w:hAnsi="Arial" w:cs="Arial"/>
          <w:b/>
          <w:color w:val="000000"/>
          <w:sz w:val="24"/>
          <w:szCs w:val="24"/>
        </w:rPr>
        <w:t>ntre as armas disponíveis para utilização das munições de impacto controlado, temos:</w:t>
      </w:r>
    </w:p>
    <w:p w14:paraId="047B0C6B" w14:textId="571CC1B0" w:rsidR="00EB4CB7" w:rsidRDefault="00EB4CB7" w:rsidP="008962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(  )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543BF1">
        <w:rPr>
          <w:rFonts w:ascii="Arial" w:eastAsia="Times New Roman" w:hAnsi="Arial" w:cs="Arial"/>
          <w:color w:val="000000"/>
          <w:sz w:val="24"/>
          <w:szCs w:val="24"/>
        </w:rPr>
        <w:t>Espingarda no calibre 12</w:t>
      </w:r>
      <w:r w:rsidR="0082152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543BF1">
        <w:rPr>
          <w:rFonts w:ascii="Arial" w:eastAsia="Times New Roman" w:hAnsi="Arial" w:cs="Arial"/>
          <w:color w:val="000000"/>
          <w:sz w:val="24"/>
          <w:szCs w:val="24"/>
        </w:rPr>
        <w:t>mm, e lançadores no calibre 37</w:t>
      </w:r>
      <w:r w:rsidR="0082152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543BF1">
        <w:rPr>
          <w:rFonts w:ascii="Arial" w:eastAsia="Times New Roman" w:hAnsi="Arial" w:cs="Arial"/>
          <w:color w:val="000000"/>
          <w:sz w:val="24"/>
          <w:szCs w:val="24"/>
        </w:rPr>
        <w:t>mm.</w:t>
      </w:r>
      <w:proofErr w:type="spellEnd"/>
    </w:p>
    <w:p w14:paraId="5D91D863" w14:textId="239F2FF1" w:rsidR="00543BF1" w:rsidRPr="0089628D" w:rsidRDefault="00A8553E" w:rsidP="008962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FF0000"/>
          <w:sz w:val="24"/>
          <w:szCs w:val="24"/>
        </w:rPr>
      </w:pPr>
      <w:proofErr w:type="gramStart"/>
      <w:r w:rsidRPr="0089628D">
        <w:rPr>
          <w:rFonts w:ascii="Arial" w:eastAsia="Times New Roman" w:hAnsi="Arial" w:cs="Arial"/>
          <w:color w:val="FF0000"/>
          <w:sz w:val="24"/>
          <w:szCs w:val="24"/>
        </w:rPr>
        <w:t>(</w:t>
      </w:r>
      <w:r w:rsidR="00543BF1" w:rsidRPr="0089628D">
        <w:rPr>
          <w:rFonts w:ascii="Arial" w:eastAsia="Times New Roman" w:hAnsi="Arial" w:cs="Arial"/>
          <w:color w:val="FF0000"/>
          <w:sz w:val="24"/>
          <w:szCs w:val="24"/>
        </w:rPr>
        <w:t xml:space="preserve"> )</w:t>
      </w:r>
      <w:proofErr w:type="gramEnd"/>
      <w:r w:rsidRPr="0089628D">
        <w:rPr>
          <w:rFonts w:ascii="Arial" w:eastAsia="Times New Roman" w:hAnsi="Arial" w:cs="Arial"/>
          <w:color w:val="FF0000"/>
          <w:sz w:val="24"/>
          <w:szCs w:val="24"/>
        </w:rPr>
        <w:t xml:space="preserve"> Espingarda no calibre 12</w:t>
      </w:r>
      <w:r w:rsidR="00821520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r w:rsidRPr="0089628D">
        <w:rPr>
          <w:rFonts w:ascii="Arial" w:eastAsia="Times New Roman" w:hAnsi="Arial" w:cs="Arial"/>
          <w:color w:val="FF0000"/>
          <w:sz w:val="24"/>
          <w:szCs w:val="24"/>
        </w:rPr>
        <w:t xml:space="preserve">mm, lançadores e </w:t>
      </w:r>
      <w:proofErr w:type="spellStart"/>
      <w:r w:rsidRPr="0089628D">
        <w:rPr>
          <w:rFonts w:ascii="Arial" w:eastAsia="Times New Roman" w:hAnsi="Arial" w:cs="Arial"/>
          <w:color w:val="FF0000"/>
          <w:sz w:val="24"/>
          <w:szCs w:val="24"/>
        </w:rPr>
        <w:t>multilançadores</w:t>
      </w:r>
      <w:proofErr w:type="spellEnd"/>
      <w:r w:rsidRPr="0089628D">
        <w:rPr>
          <w:rFonts w:ascii="Arial" w:eastAsia="Times New Roman" w:hAnsi="Arial" w:cs="Arial"/>
          <w:color w:val="FF0000"/>
          <w:sz w:val="24"/>
          <w:szCs w:val="24"/>
        </w:rPr>
        <w:t xml:space="preserve"> no calibre 37</w:t>
      </w:r>
      <w:r w:rsidR="00821520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r w:rsidRPr="0089628D">
        <w:rPr>
          <w:rFonts w:ascii="Arial" w:eastAsia="Times New Roman" w:hAnsi="Arial" w:cs="Arial"/>
          <w:color w:val="FF0000"/>
          <w:sz w:val="24"/>
          <w:szCs w:val="24"/>
        </w:rPr>
        <w:t>mm, 38</w:t>
      </w:r>
      <w:r w:rsidR="00435B17">
        <w:rPr>
          <w:rFonts w:ascii="Arial" w:eastAsia="Times New Roman" w:hAnsi="Arial" w:cs="Arial"/>
          <w:color w:val="FF0000"/>
          <w:sz w:val="24"/>
          <w:szCs w:val="24"/>
        </w:rPr>
        <w:t>,</w:t>
      </w:r>
      <w:r w:rsidRPr="0089628D">
        <w:rPr>
          <w:rFonts w:ascii="Arial" w:eastAsia="Times New Roman" w:hAnsi="Arial" w:cs="Arial"/>
          <w:color w:val="FF0000"/>
          <w:sz w:val="24"/>
          <w:szCs w:val="24"/>
        </w:rPr>
        <w:t>1 mm e 40</w:t>
      </w:r>
      <w:r w:rsidR="00821520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proofErr w:type="spellStart"/>
      <w:r w:rsidRPr="0089628D">
        <w:rPr>
          <w:rFonts w:ascii="Arial" w:eastAsia="Times New Roman" w:hAnsi="Arial" w:cs="Arial"/>
          <w:color w:val="FF0000"/>
          <w:sz w:val="24"/>
          <w:szCs w:val="24"/>
        </w:rPr>
        <w:t>mm.</w:t>
      </w:r>
      <w:proofErr w:type="spellEnd"/>
    </w:p>
    <w:p w14:paraId="6C212CB6" w14:textId="1E6EA570" w:rsidR="00A8553E" w:rsidRDefault="00A8553E" w:rsidP="000007B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hanging="2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sz w:val="24"/>
          <w:szCs w:val="24"/>
        </w:rPr>
        <w:t>( )</w:t>
      </w:r>
      <w:proofErr w:type="gramEnd"/>
      <w:r w:rsidRPr="00A8553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Espingarda, lançadores e </w:t>
      </w:r>
      <w:proofErr w:type="spellStart"/>
      <w:r w:rsidRPr="001C4C4F">
        <w:rPr>
          <w:rFonts w:ascii="Arial" w:eastAsia="Times New Roman" w:hAnsi="Arial" w:cs="Arial"/>
          <w:color w:val="7030A0"/>
          <w:sz w:val="24"/>
          <w:szCs w:val="24"/>
        </w:rPr>
        <w:t>multilançadores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no calibre 37</w:t>
      </w:r>
      <w:r w:rsidR="0082152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mm, 38</w:t>
      </w:r>
      <w:r w:rsidR="007018A9">
        <w:rPr>
          <w:rFonts w:ascii="Arial" w:eastAsia="Times New Roman" w:hAnsi="Arial" w:cs="Arial"/>
          <w:color w:val="000000"/>
          <w:sz w:val="24"/>
          <w:szCs w:val="24"/>
        </w:rPr>
        <w:t>,</w:t>
      </w:r>
      <w:r>
        <w:rPr>
          <w:rFonts w:ascii="Arial" w:eastAsia="Times New Roman" w:hAnsi="Arial" w:cs="Arial"/>
          <w:color w:val="000000"/>
          <w:sz w:val="24"/>
          <w:szCs w:val="24"/>
        </w:rPr>
        <w:t>1 mm e 40</w:t>
      </w:r>
      <w:r w:rsidR="0082152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mm.</w:t>
      </w:r>
      <w:proofErr w:type="spellEnd"/>
    </w:p>
    <w:p w14:paraId="650B0C06" w14:textId="77777777" w:rsidR="00664201" w:rsidRPr="0089628D" w:rsidRDefault="00664201" w:rsidP="0089628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Chars="0" w:left="0" w:firstLineChars="0" w:firstLine="0"/>
        <w:jc w:val="both"/>
        <w:rPr>
          <w:rFonts w:ascii="Arial" w:eastAsia="Times New Roman" w:hAnsi="Arial" w:cs="Arial"/>
          <w:sz w:val="24"/>
          <w:szCs w:val="24"/>
        </w:rPr>
      </w:pPr>
      <w:bookmarkStart w:id="47" w:name="_heading=h.gjdgxs" w:colFirst="0" w:colLast="0"/>
      <w:bookmarkEnd w:id="47"/>
    </w:p>
    <w:sectPr w:rsidR="00664201" w:rsidRPr="0089628D">
      <w:pgSz w:w="11906" w:h="16838"/>
      <w:pgMar w:top="1417" w:right="1701" w:bottom="1417" w:left="1701" w:header="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arielly Agatha" w:date="2019-11-13T15:29:00Z" w:initials="MA">
    <w:p w14:paraId="6A1747B1" w14:textId="1400D087" w:rsidR="00B66EA7" w:rsidRPr="00B66EA7" w:rsidRDefault="00B66EA7">
      <w:pPr>
        <w:pStyle w:val="Textodecomentrio"/>
        <w:ind w:left="0" w:hanging="2"/>
        <w:rPr>
          <w:color w:val="FF0000"/>
        </w:rPr>
      </w:pPr>
      <w:r w:rsidRPr="00B66EA7">
        <w:rPr>
          <w:rStyle w:val="Refdecomentrio"/>
          <w:color w:val="FF0000"/>
        </w:rPr>
        <w:annotationRef/>
      </w:r>
      <w:r w:rsidRPr="00B66EA7">
        <w:rPr>
          <w:color w:val="FF0000"/>
        </w:rPr>
        <w:t>&lt;</w:t>
      </w:r>
      <w:proofErr w:type="spellStart"/>
      <w:proofErr w:type="gramStart"/>
      <w:r w:rsidRPr="00B66EA7">
        <w:rPr>
          <w:color w:val="FF0000"/>
        </w:rPr>
        <w:t>div</w:t>
      </w:r>
      <w:proofErr w:type="spellEnd"/>
      <w:proofErr w:type="gramEnd"/>
      <w:r w:rsidRPr="00B66EA7">
        <w:rPr>
          <w:color w:val="FF0000"/>
        </w:rPr>
        <w:t xml:space="preserve"> </w:t>
      </w:r>
      <w:proofErr w:type="spellStart"/>
      <w:r w:rsidRPr="00B66EA7">
        <w:rPr>
          <w:color w:val="FF0000"/>
        </w:rPr>
        <w:t>data-aos</w:t>
      </w:r>
      <w:proofErr w:type="spellEnd"/>
      <w:r w:rsidRPr="00B66EA7">
        <w:rPr>
          <w:color w:val="FF0000"/>
        </w:rPr>
        <w:t>="zoom-in"&gt;&lt;/</w:t>
      </w:r>
      <w:proofErr w:type="spellStart"/>
      <w:r w:rsidRPr="00B66EA7">
        <w:rPr>
          <w:color w:val="FF0000"/>
        </w:rPr>
        <w:t>div</w:t>
      </w:r>
      <w:proofErr w:type="spellEnd"/>
      <w:r w:rsidRPr="00B66EA7">
        <w:rPr>
          <w:color w:val="FF0000"/>
        </w:rPr>
        <w:t>&gt;</w:t>
      </w:r>
    </w:p>
  </w:comment>
  <w:comment w:id="1" w:author="Marielly Agatha" w:date="2019-10-09T11:27:00Z" w:initials="MA">
    <w:p w14:paraId="1CC498CC" w14:textId="77777777" w:rsidR="00EE255D" w:rsidRDefault="00EE255D">
      <w:pPr>
        <w:pStyle w:val="Textodecomentrio"/>
        <w:ind w:left="0" w:hanging="2"/>
      </w:pPr>
      <w:r>
        <w:rPr>
          <w:rStyle w:val="Refdecomentrio"/>
        </w:rPr>
        <w:annotationRef/>
      </w:r>
      <w:r>
        <w:t>DG:</w:t>
      </w:r>
    </w:p>
    <w:p w14:paraId="0D38E0CA" w14:textId="77777777" w:rsidR="00EE255D" w:rsidRDefault="00EE255D">
      <w:pPr>
        <w:pStyle w:val="Textodecomentrio"/>
        <w:ind w:left="0" w:hanging="2"/>
      </w:pPr>
      <w:r>
        <w:t xml:space="preserve">Link da imagem </w:t>
      </w:r>
    </w:p>
    <w:p w14:paraId="7D6D50A9" w14:textId="5A146B5D" w:rsidR="00EE255D" w:rsidRDefault="009801C9">
      <w:pPr>
        <w:pStyle w:val="Textodecomentrio"/>
        <w:ind w:left="0" w:hanging="2"/>
      </w:pPr>
      <w:hyperlink r:id="rId1" w:history="1">
        <w:r w:rsidR="00EE255D">
          <w:rPr>
            <w:rStyle w:val="Hyperlink"/>
          </w:rPr>
          <w:t>https://www.shutterstock.com/pt/image-photo/buenos-aires-argentina-december-18-2017-1416582968</w:t>
        </w:r>
      </w:hyperlink>
    </w:p>
  </w:comment>
  <w:comment w:id="2" w:author="Marielly Agatha" w:date="2019-09-30T10:09:00Z" w:initials="MA">
    <w:p w14:paraId="443C5873" w14:textId="24CE60C9" w:rsidR="00EE255D" w:rsidRDefault="00EE255D">
      <w:pPr>
        <w:pStyle w:val="Textodecomentrio"/>
        <w:ind w:left="0" w:hanging="2"/>
      </w:pPr>
      <w:r>
        <w:rPr>
          <w:rStyle w:val="Refdecomentrio"/>
        </w:rPr>
        <w:annotationRef/>
      </w:r>
      <w:r>
        <w:t>DG:</w:t>
      </w:r>
    </w:p>
    <w:p w14:paraId="36495D8C" w14:textId="62FC5366" w:rsidR="00EE255D" w:rsidRDefault="00EE255D" w:rsidP="00424E2F">
      <w:pPr>
        <w:pStyle w:val="Textodecomentrio"/>
        <w:ind w:left="0" w:hanging="2"/>
      </w:pPr>
      <w:r>
        <w:t>Criar uma imagem em que os números correspondam aos itens da lista.</w:t>
      </w:r>
    </w:p>
    <w:p w14:paraId="4349C3DE" w14:textId="365C3A8B" w:rsidR="00EE255D" w:rsidRPr="00BD2638" w:rsidRDefault="004D3964" w:rsidP="00424E2F">
      <w:pPr>
        <w:pStyle w:val="PargrafodaLista"/>
        <w:numPr>
          <w:ilvl w:val="0"/>
          <w:numId w:val="15"/>
        </w:numPr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Estojo</w:t>
      </w:r>
    </w:p>
    <w:p w14:paraId="7FEBF675" w14:textId="00967E3B" w:rsidR="00EE255D" w:rsidRPr="00BD2638" w:rsidRDefault="004D3964" w:rsidP="00424E2F">
      <w:pPr>
        <w:pStyle w:val="PargrafodaLista"/>
        <w:numPr>
          <w:ilvl w:val="0"/>
          <w:numId w:val="15"/>
        </w:numPr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Espoleta (ou misto detonante)</w:t>
      </w:r>
    </w:p>
    <w:p w14:paraId="1A5AEC67" w14:textId="36159EAF" w:rsidR="00EE255D" w:rsidRPr="00BD2638" w:rsidRDefault="004D3964" w:rsidP="00424E2F">
      <w:pPr>
        <w:pStyle w:val="PargrafodaLista"/>
        <w:numPr>
          <w:ilvl w:val="0"/>
          <w:numId w:val="15"/>
        </w:numPr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Carga de Projeção (pólvora)</w:t>
      </w:r>
    </w:p>
    <w:p w14:paraId="2D2BF5AC" w14:textId="111D978C" w:rsidR="00EE255D" w:rsidRPr="00BD2638" w:rsidRDefault="00EE255D" w:rsidP="00424E2F">
      <w:pPr>
        <w:pStyle w:val="PargrafodaLista"/>
        <w:numPr>
          <w:ilvl w:val="0"/>
          <w:numId w:val="15"/>
        </w:numPr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 w:rsidRPr="00BD2638">
        <w:rPr>
          <w:rFonts w:ascii="Arial" w:eastAsia="Times New Roman" w:hAnsi="Arial" w:cs="Arial"/>
          <w:color w:val="000000"/>
          <w:sz w:val="24"/>
          <w:szCs w:val="24"/>
        </w:rPr>
        <w:t xml:space="preserve">Projétil (elastômeros, </w:t>
      </w:r>
      <w:r w:rsidR="004D3964">
        <w:rPr>
          <w:rFonts w:ascii="Arial" w:eastAsia="Times New Roman" w:hAnsi="Arial" w:cs="Arial"/>
          <w:color w:val="000000"/>
          <w:sz w:val="24"/>
          <w:szCs w:val="24"/>
        </w:rPr>
        <w:t xml:space="preserve">espuma de E.V.A., madeira, </w:t>
      </w:r>
      <w:proofErr w:type="spellStart"/>
      <w:r w:rsidR="004D3964">
        <w:rPr>
          <w:rFonts w:ascii="Arial" w:eastAsia="Times New Roman" w:hAnsi="Arial" w:cs="Arial"/>
          <w:color w:val="000000"/>
          <w:sz w:val="24"/>
          <w:szCs w:val="24"/>
        </w:rPr>
        <w:t>etc</w:t>
      </w:r>
      <w:proofErr w:type="spellEnd"/>
      <w:r w:rsidR="004D3964">
        <w:rPr>
          <w:rFonts w:ascii="Arial" w:eastAsia="Times New Roman" w:hAnsi="Arial" w:cs="Arial"/>
          <w:color w:val="000000"/>
          <w:sz w:val="24"/>
          <w:szCs w:val="24"/>
        </w:rPr>
        <w:t>)</w:t>
      </w:r>
    </w:p>
    <w:p w14:paraId="1A7BF305" w14:textId="374B93D3" w:rsidR="00EE255D" w:rsidRDefault="00EE255D" w:rsidP="00424E2F">
      <w:pPr>
        <w:pStyle w:val="PargrafodaLista"/>
        <w:numPr>
          <w:ilvl w:val="0"/>
          <w:numId w:val="15"/>
        </w:numPr>
        <w:ind w:leftChars="0" w:firstLineChars="0"/>
        <w:rPr>
          <w:rFonts w:ascii="Arial" w:eastAsia="Times New Roman" w:hAnsi="Arial" w:cs="Arial"/>
          <w:color w:val="000000"/>
          <w:sz w:val="24"/>
          <w:szCs w:val="24"/>
        </w:rPr>
      </w:pPr>
      <w:r w:rsidRPr="00BD2638">
        <w:rPr>
          <w:rFonts w:ascii="Arial" w:eastAsia="Times New Roman" w:hAnsi="Arial" w:cs="Arial"/>
          <w:color w:val="000000"/>
          <w:sz w:val="24"/>
          <w:szCs w:val="24"/>
        </w:rPr>
        <w:t>Bucha (pneumática ou não)</w:t>
      </w:r>
    </w:p>
    <w:p w14:paraId="1A8AAE42" w14:textId="0DADA426" w:rsidR="00EE255D" w:rsidRPr="00424E2F" w:rsidRDefault="00EE255D" w:rsidP="00424E2F">
      <w:pPr>
        <w:pStyle w:val="PargrafodaLista"/>
        <w:ind w:leftChars="0" w:left="0" w:firstLineChars="0" w:firstLine="0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 imagem precisa ser adaptada para a imagem do projétil de borracha.</w:t>
      </w:r>
    </w:p>
    <w:p w14:paraId="0518494C" w14:textId="4F77D596" w:rsidR="00EE255D" w:rsidRDefault="00EE255D" w:rsidP="00424E2F">
      <w:pPr>
        <w:pStyle w:val="Textodecomentrio"/>
        <w:ind w:leftChars="0" w:left="0" w:firstLineChars="0" w:firstLine="0"/>
      </w:pPr>
    </w:p>
  </w:comment>
  <w:comment w:id="3" w:author="Marielly Agatha" w:date="2019-11-20T13:38:00Z" w:initials="MA">
    <w:p w14:paraId="5FF5E834" w14:textId="2DDAF4F3" w:rsidR="003B0A03" w:rsidRPr="003B0A03" w:rsidRDefault="003B0A03" w:rsidP="003B0A03">
      <w:pPr>
        <w:pStyle w:val="Textodecomentrio"/>
        <w:ind w:leftChars="0" w:left="0" w:firstLineChars="0" w:firstLine="0"/>
        <w:rPr>
          <w:b/>
          <w:color w:val="FF0000"/>
        </w:rPr>
      </w:pPr>
      <w:r w:rsidRPr="003B0A03">
        <w:rPr>
          <w:rStyle w:val="Refdecomentrio"/>
          <w:b/>
          <w:color w:val="FF0000"/>
        </w:rPr>
        <w:annotationRef/>
      </w:r>
      <w:r w:rsidRPr="003B0A03">
        <w:rPr>
          <w:b/>
          <w:color w:val="FF0000"/>
        </w:rPr>
        <w:t>Imagem estática e o texto aparecer com o scroll.</w:t>
      </w:r>
    </w:p>
  </w:comment>
  <w:comment w:id="8" w:author="Marielly Agatha" w:date="2019-11-20T13:41:00Z" w:initials="MA">
    <w:p w14:paraId="1EEF33DD" w14:textId="37288411" w:rsidR="003B0A03" w:rsidRDefault="003B0A03">
      <w:pPr>
        <w:pStyle w:val="Textodecomentrio"/>
        <w:ind w:left="0" w:hanging="2"/>
      </w:pPr>
      <w:r>
        <w:rPr>
          <w:rStyle w:val="Refdecomentrio"/>
        </w:rPr>
        <w:annotationRef/>
      </w:r>
      <w:r>
        <w:t>Adicionar ao PDF.</w:t>
      </w:r>
    </w:p>
  </w:comment>
  <w:comment w:id="9" w:author="Marielly Agatha" w:date="2019-11-20T13:39:00Z" w:initials="MA">
    <w:p w14:paraId="42B4E864" w14:textId="697A74C7" w:rsidR="003B0A03" w:rsidRPr="003B0A03" w:rsidRDefault="003B0A03" w:rsidP="003B0A03">
      <w:pPr>
        <w:pStyle w:val="Ttulo2"/>
        <w:shd w:val="clear" w:color="auto" w:fill="FFFFFF"/>
        <w:ind w:left="0" w:hanging="2"/>
        <w:rPr>
          <w:caps/>
          <w:color w:val="FF0000"/>
          <w:position w:val="0"/>
        </w:rPr>
      </w:pPr>
      <w:r w:rsidRPr="003B0A03">
        <w:rPr>
          <w:rStyle w:val="Refdecomentrio"/>
          <w:color w:val="FF0000"/>
        </w:rPr>
        <w:annotationRef/>
      </w:r>
      <w:r w:rsidRPr="003B0A03">
        <w:rPr>
          <w:caps/>
          <w:color w:val="FF0000"/>
        </w:rPr>
        <w:t>4.2 CAROUSEL-SLIDER (NEW)</w:t>
      </w:r>
    </w:p>
  </w:comment>
  <w:comment w:id="15" w:author="Marielly Agatha" w:date="2019-11-20T13:42:00Z" w:initials="MA">
    <w:p w14:paraId="5A73E410" w14:textId="63673ED2" w:rsidR="003B0A03" w:rsidRDefault="003B0A03">
      <w:pPr>
        <w:pStyle w:val="Textodecomentrio"/>
        <w:ind w:left="0" w:hanging="2"/>
      </w:pPr>
      <w:r>
        <w:rPr>
          <w:rStyle w:val="Refdecomentrio"/>
        </w:rPr>
        <w:annotationRef/>
      </w:r>
      <w:r>
        <w:t>Alterar no PDF.</w:t>
      </w:r>
    </w:p>
  </w:comment>
  <w:comment w:id="21" w:author="Marielly Agatha" w:date="2019-10-07T10:40:00Z" w:initials="MA">
    <w:p w14:paraId="3EEE1AC9" w14:textId="77777777" w:rsidR="00EE255D" w:rsidRDefault="00EE255D">
      <w:pPr>
        <w:pStyle w:val="Textodecomentrio"/>
        <w:ind w:left="0" w:hanging="2"/>
      </w:pPr>
      <w:r>
        <w:rPr>
          <w:rStyle w:val="Refdecomentrio"/>
        </w:rPr>
        <w:annotationRef/>
      </w:r>
      <w:r>
        <w:t>DG:</w:t>
      </w:r>
    </w:p>
    <w:p w14:paraId="32E4EEB4" w14:textId="50271C77" w:rsidR="00EE255D" w:rsidRDefault="00EE255D">
      <w:pPr>
        <w:pStyle w:val="Textodecomentrio"/>
        <w:ind w:left="0" w:hanging="2"/>
      </w:pPr>
      <w:r>
        <w:t>A espoleta é essa parte redonda (amarela) dentro da munição. Como essas imagens são da internet, sugiro uma ilustração ou uma imagem comentada apontando para onde ficam as espoletas.</w:t>
      </w:r>
    </w:p>
    <w:p w14:paraId="4B0F0848" w14:textId="59CF027C" w:rsidR="00462EFD" w:rsidRDefault="009801C9">
      <w:pPr>
        <w:pStyle w:val="Textodecomentrio"/>
        <w:ind w:left="0" w:hanging="2"/>
      </w:pPr>
      <w:hyperlink r:id="rId2" w:history="1">
        <w:r w:rsidR="00462EFD">
          <w:rPr>
            <w:rStyle w:val="Hyperlink"/>
          </w:rPr>
          <w:t>https://www.shutterstock.com/pt/image-photo/black-gun-cartridges-him-on-white-530896405</w:t>
        </w:r>
      </w:hyperlink>
    </w:p>
    <w:p w14:paraId="49659468" w14:textId="77777777" w:rsidR="00EE255D" w:rsidRDefault="00EE255D">
      <w:pPr>
        <w:pStyle w:val="Textodecomentrio"/>
        <w:ind w:left="0" w:hanging="2"/>
      </w:pPr>
    </w:p>
    <w:p w14:paraId="3762B329" w14:textId="50FE6900" w:rsidR="00EE255D" w:rsidRDefault="00462EFD">
      <w:pPr>
        <w:pStyle w:val="Textodecomentrio"/>
        <w:ind w:left="0" w:hanging="2"/>
      </w:pPr>
      <w:r>
        <w:t>Outra opção de imagem</w:t>
      </w:r>
      <w:r w:rsidR="00EE255D">
        <w:t xml:space="preserve">: </w:t>
      </w:r>
      <w:hyperlink r:id="rId3" w:history="1">
        <w:r w:rsidR="00EE255D">
          <w:rPr>
            <w:rStyle w:val="Hyperlink"/>
          </w:rPr>
          <w:t>https://image.shutterstock.com/image-photo/shiny-pistol-ammunition-on-wooden-600w-743637214.jpg</w:t>
        </w:r>
      </w:hyperlink>
    </w:p>
    <w:p w14:paraId="05921F6C" w14:textId="77777777" w:rsidR="00EE255D" w:rsidRDefault="00EE255D">
      <w:pPr>
        <w:pStyle w:val="Textodecomentrio"/>
        <w:ind w:left="0" w:hanging="2"/>
      </w:pPr>
    </w:p>
    <w:p w14:paraId="51CC2F4D" w14:textId="77777777" w:rsidR="00EE255D" w:rsidRDefault="00EE255D">
      <w:pPr>
        <w:pStyle w:val="Textodecomentrio"/>
        <w:ind w:left="0" w:hanging="2"/>
      </w:pPr>
    </w:p>
  </w:comment>
  <w:comment w:id="25" w:author="Marielly Agatha" w:date="2019-10-07T10:58:00Z" w:initials="MA">
    <w:p w14:paraId="1B8F71BD" w14:textId="20F1ADA5" w:rsidR="00EE255D" w:rsidRDefault="00EE255D">
      <w:pPr>
        <w:pStyle w:val="Textodecomentrio"/>
        <w:ind w:left="0" w:hanging="2"/>
      </w:pPr>
      <w:r>
        <w:rPr>
          <w:rStyle w:val="Refdecomentrio"/>
        </w:rPr>
        <w:annotationRef/>
      </w:r>
      <w:r>
        <w:t>DG:</w:t>
      </w:r>
    </w:p>
    <w:p w14:paraId="72863023" w14:textId="58E77B43" w:rsidR="00EE255D" w:rsidRDefault="00EE255D">
      <w:pPr>
        <w:pStyle w:val="Textodecomentrio"/>
        <w:ind w:left="0" w:hanging="2"/>
      </w:pPr>
      <w:r>
        <w:t>Utilizei a imagem do início da aula, mas coloquei a seta apenas indicando a bucha. Ela fica dentro da munição, bem no meio, e ela separa o projétil (a bala) da pólvora que estoura. Então, a bucha veda a munição, e ainda direciona o projétil pra fora.</w:t>
      </w:r>
    </w:p>
  </w:comment>
  <w:comment w:id="28" w:author="Marielly Agatha" w:date="2019-11-20T13:43:00Z" w:initials="MA">
    <w:p w14:paraId="47FCCFB2" w14:textId="526952FF" w:rsidR="003B0A03" w:rsidRPr="003B0A03" w:rsidRDefault="003B0A03" w:rsidP="003B0A03">
      <w:pPr>
        <w:pStyle w:val="Ttulo3"/>
        <w:shd w:val="clear" w:color="auto" w:fill="FFFFFF"/>
        <w:ind w:left="0" w:hanging="2"/>
        <w:rPr>
          <w:color w:val="FF0000"/>
          <w:position w:val="0"/>
          <w:sz w:val="32"/>
          <w:szCs w:val="32"/>
        </w:rPr>
      </w:pPr>
      <w:r w:rsidRPr="003B0A03">
        <w:rPr>
          <w:rStyle w:val="Refdecomentrio"/>
          <w:color w:val="FF0000"/>
        </w:rPr>
        <w:annotationRef/>
      </w:r>
      <w:r w:rsidRPr="003B0A03">
        <w:rPr>
          <w:color w:val="FF0000"/>
          <w:sz w:val="32"/>
          <w:szCs w:val="32"/>
        </w:rPr>
        <w:t>5.1.3 Deslizamento para a direita - </w:t>
      </w:r>
      <w:r w:rsidRPr="003B0A03">
        <w:rPr>
          <w:i/>
          <w:iCs/>
          <w:color w:val="FF0000"/>
          <w:sz w:val="32"/>
          <w:szCs w:val="32"/>
        </w:rPr>
        <w:t>fade-</w:t>
      </w:r>
      <w:proofErr w:type="spellStart"/>
      <w:r w:rsidRPr="003B0A03">
        <w:rPr>
          <w:i/>
          <w:iCs/>
          <w:color w:val="FF0000"/>
          <w:sz w:val="32"/>
          <w:szCs w:val="32"/>
        </w:rPr>
        <w:t>right</w:t>
      </w:r>
      <w:proofErr w:type="spellEnd"/>
    </w:p>
  </w:comment>
  <w:comment w:id="29" w:author="Cíntia" w:date="2019-10-09T12:16:00Z" w:initials="C">
    <w:p w14:paraId="67FE6796" w14:textId="4C4864D7" w:rsidR="00462EFD" w:rsidRDefault="00462EFD">
      <w:pPr>
        <w:pStyle w:val="Textodecomentrio"/>
        <w:ind w:left="0" w:hanging="2"/>
      </w:pPr>
      <w:r>
        <w:rPr>
          <w:rStyle w:val="Refdecomentrio"/>
        </w:rPr>
        <w:annotationRef/>
      </w:r>
      <w:r>
        <w:t>DG: Fazer ilustração apresentando um policial mirando nas pernas das pessoas que são o alvo.</w:t>
      </w:r>
    </w:p>
  </w:comment>
  <w:comment w:id="30" w:author="Marielly Agatha" w:date="2019-10-07T11:33:00Z" w:initials="MA">
    <w:p w14:paraId="2A440F76" w14:textId="6CBCFA16" w:rsidR="00EE255D" w:rsidRDefault="00EE255D">
      <w:pPr>
        <w:pStyle w:val="Textodecomentrio"/>
        <w:ind w:left="0" w:hanging="2"/>
      </w:pPr>
      <w:r>
        <w:rPr>
          <w:rStyle w:val="Refdecomentrio"/>
        </w:rPr>
        <w:annotationRef/>
      </w:r>
      <w:r>
        <w:t>DG:</w:t>
      </w:r>
    </w:p>
    <w:p w14:paraId="1AC75963" w14:textId="602CDC17" w:rsidR="00EE255D" w:rsidRDefault="00EE255D">
      <w:pPr>
        <w:pStyle w:val="Textodecomentrio"/>
        <w:ind w:left="0" w:hanging="2"/>
      </w:pPr>
      <w:r>
        <w:t>Pensei em fazer uma imagem comparativa de uma munição letal em relação à uma munição de impacto controlado (uma de metal, a outra de plástico; ponta de chumbo x ponta de borracha)</w:t>
      </w:r>
    </w:p>
  </w:comment>
  <w:comment w:id="37" w:author="Marielly Agatha" w:date="2019-11-20T13:44:00Z" w:initials="MA">
    <w:p w14:paraId="799457BC" w14:textId="750BD0CE" w:rsidR="003B0A03" w:rsidRPr="003B0A03" w:rsidRDefault="003B0A03" w:rsidP="003B0A03">
      <w:pPr>
        <w:pStyle w:val="Ttulo2"/>
        <w:shd w:val="clear" w:color="auto" w:fill="FFFFFF"/>
        <w:ind w:left="0" w:hanging="2"/>
        <w:rPr>
          <w:caps/>
          <w:color w:val="FF0000"/>
          <w:position w:val="0"/>
        </w:rPr>
      </w:pPr>
      <w:r w:rsidRPr="003B0A03">
        <w:rPr>
          <w:rStyle w:val="Refdecomentrio"/>
          <w:color w:val="FF0000"/>
        </w:rPr>
        <w:annotationRef/>
      </w:r>
      <w:r w:rsidRPr="003B0A03">
        <w:rPr>
          <w:color w:val="FF0000"/>
        </w:rPr>
        <w:t xml:space="preserve"> </w:t>
      </w:r>
      <w:r w:rsidRPr="003B0A03">
        <w:rPr>
          <w:caps/>
          <w:color w:val="FF0000"/>
        </w:rPr>
        <w:t>4.6 - FLIP CARD</w:t>
      </w:r>
    </w:p>
    <w:p w14:paraId="2DA1D768" w14:textId="55FACB65" w:rsidR="003B0A03" w:rsidRDefault="003B0A03" w:rsidP="003B0A03">
      <w:pPr>
        <w:pStyle w:val="Textodecomentrio"/>
        <w:ind w:leftChars="0" w:left="0" w:firstLineChars="0" w:firstLine="0"/>
      </w:pPr>
      <w:r>
        <w:t>Imagem 1 – munição letal.</w:t>
      </w:r>
    </w:p>
    <w:p w14:paraId="34E1D024" w14:textId="51DFCE67" w:rsidR="003B0A03" w:rsidRDefault="003B0A03" w:rsidP="003B0A03">
      <w:pPr>
        <w:pStyle w:val="Textodecomentrio"/>
        <w:ind w:leftChars="0" w:left="0" w:firstLineChars="0" w:firstLine="0"/>
      </w:pPr>
      <w:r>
        <w:t>Imagem 2 – Munição de impacto controlado.</w:t>
      </w:r>
    </w:p>
  </w:comment>
  <w:comment w:id="38" w:author="Marielly Agatha" w:date="2019-11-20T13:47:00Z" w:initials="MA">
    <w:p w14:paraId="1147E543" w14:textId="08D019C7" w:rsidR="0011176B" w:rsidRPr="0011176B" w:rsidRDefault="0011176B">
      <w:pPr>
        <w:pStyle w:val="Textodecomentrio"/>
        <w:ind w:left="0" w:hanging="2"/>
        <w:rPr>
          <w:b/>
          <w:color w:val="FF0000"/>
        </w:rPr>
      </w:pPr>
      <w:r w:rsidRPr="0011176B">
        <w:rPr>
          <w:rStyle w:val="Refdecomentrio"/>
          <w:b/>
          <w:color w:val="FF0000"/>
        </w:rPr>
        <w:annotationRef/>
      </w:r>
      <w:r w:rsidRPr="0011176B">
        <w:rPr>
          <w:b/>
          <w:color w:val="FF0000"/>
        </w:rPr>
        <w:t>Imagem estática e texto aparecer com scroll.</w:t>
      </w:r>
    </w:p>
  </w:comment>
  <w:comment w:id="39" w:author="Marielly Agatha" w:date="2019-11-20T13:49:00Z" w:initials="MA">
    <w:p w14:paraId="3A82AB3C" w14:textId="2E04303F" w:rsidR="0011176B" w:rsidRPr="0011176B" w:rsidRDefault="0011176B" w:rsidP="0011176B">
      <w:pPr>
        <w:pStyle w:val="Textodecomentrio"/>
        <w:ind w:left="0" w:hanging="2"/>
        <w:rPr>
          <w:b/>
          <w:color w:val="FF0000"/>
        </w:rPr>
      </w:pPr>
      <w:r>
        <w:rPr>
          <w:rStyle w:val="Refdecomentrio"/>
        </w:rPr>
        <w:annotationRef/>
      </w:r>
      <w:r w:rsidRPr="0011176B">
        <w:rPr>
          <w:rStyle w:val="Refdecomentrio"/>
          <w:b/>
          <w:color w:val="FF0000"/>
        </w:rPr>
        <w:annotationRef/>
      </w:r>
      <w:r w:rsidRPr="0011176B">
        <w:rPr>
          <w:b/>
          <w:color w:val="FF0000"/>
        </w:rPr>
        <w:t>Imagem estática e texto aparecer com scroll.</w:t>
      </w:r>
    </w:p>
  </w:comment>
  <w:comment w:id="40" w:author="Marielly Agatha" w:date="2019-11-20T13:49:00Z" w:initials="MA">
    <w:p w14:paraId="71BBBB79" w14:textId="79025342" w:rsidR="0011176B" w:rsidRDefault="0011176B">
      <w:pPr>
        <w:pStyle w:val="Textodecomentrio"/>
        <w:ind w:left="0" w:hanging="2"/>
      </w:pPr>
      <w:r>
        <w:rPr>
          <w:rStyle w:val="Refdecomentrio"/>
        </w:rPr>
        <w:annotationRef/>
      </w:r>
      <w:r w:rsidRPr="0011176B">
        <w:rPr>
          <w:rStyle w:val="Refdecomentrio"/>
          <w:b/>
          <w:color w:val="FF0000"/>
        </w:rPr>
        <w:annotationRef/>
      </w:r>
      <w:r w:rsidRPr="0011176B">
        <w:rPr>
          <w:b/>
          <w:color w:val="FF0000"/>
        </w:rPr>
        <w:t>Imagem estática e texto aparecer com scroll.</w:t>
      </w:r>
    </w:p>
  </w:comment>
  <w:comment w:id="41" w:author="Cíntia" w:date="2019-10-09T12:24:00Z" w:initials="C">
    <w:p w14:paraId="3BEC1186" w14:textId="77777777" w:rsidR="003B0A03" w:rsidRDefault="00093B14">
      <w:pPr>
        <w:pStyle w:val="Textodecomentrio"/>
        <w:ind w:left="0" w:hanging="2"/>
      </w:pPr>
      <w:r>
        <w:rPr>
          <w:rStyle w:val="Refdecomentrio"/>
        </w:rPr>
        <w:annotationRef/>
      </w:r>
    </w:p>
    <w:p w14:paraId="0987B5FA" w14:textId="6A6924A8" w:rsidR="00093B14" w:rsidRDefault="00093B14">
      <w:pPr>
        <w:pStyle w:val="Textodecomentrio"/>
        <w:ind w:left="0" w:hanging="2"/>
      </w:pPr>
      <w:r>
        <w:t>DG: ilustrar lançador com cano simples</w:t>
      </w:r>
    </w:p>
    <w:p w14:paraId="02B08BA2" w14:textId="365CFF87" w:rsidR="00093B14" w:rsidRDefault="009801C9">
      <w:pPr>
        <w:pStyle w:val="Textodecomentrio"/>
        <w:ind w:left="0" w:hanging="2"/>
      </w:pPr>
      <w:hyperlink r:id="rId4" w:history="1">
        <w:r w:rsidR="00093B14">
          <w:rPr>
            <w:rStyle w:val="Hyperlink"/>
          </w:rPr>
          <w:t>https://www.shutterstock.com/pt/image-photo/m4a1-carbine-equipped-m203-grenade-launcher-162014870</w:t>
        </w:r>
      </w:hyperlink>
    </w:p>
  </w:comment>
  <w:comment w:id="42" w:author="Marielly Agatha" w:date="2019-11-20T13:49:00Z" w:initials="MA">
    <w:p w14:paraId="69410063" w14:textId="5AF4F75F" w:rsidR="0011176B" w:rsidRPr="0011176B" w:rsidRDefault="0011176B" w:rsidP="0011176B">
      <w:pPr>
        <w:pStyle w:val="Textodecomentrio"/>
        <w:ind w:leftChars="0" w:left="0" w:firstLineChars="0" w:firstLine="0"/>
        <w:rPr>
          <w:b/>
          <w:color w:val="FF0000"/>
        </w:rPr>
      </w:pPr>
      <w:r w:rsidRPr="0011176B">
        <w:rPr>
          <w:b/>
          <w:color w:val="FF0000"/>
        </w:rPr>
        <w:t>&lt;</w:t>
      </w:r>
      <w:proofErr w:type="spellStart"/>
      <w:proofErr w:type="gramStart"/>
      <w:r w:rsidRPr="0011176B">
        <w:rPr>
          <w:b/>
          <w:color w:val="FF0000"/>
        </w:rPr>
        <w:t>div</w:t>
      </w:r>
      <w:proofErr w:type="spellEnd"/>
      <w:proofErr w:type="gramEnd"/>
      <w:r w:rsidRPr="0011176B">
        <w:rPr>
          <w:b/>
          <w:color w:val="FF0000"/>
        </w:rPr>
        <w:t xml:space="preserve"> </w:t>
      </w:r>
      <w:proofErr w:type="spellStart"/>
      <w:r w:rsidRPr="0011176B">
        <w:rPr>
          <w:b/>
          <w:color w:val="FF0000"/>
        </w:rPr>
        <w:t>data-aos</w:t>
      </w:r>
      <w:proofErr w:type="spellEnd"/>
      <w:r w:rsidRPr="0011176B">
        <w:rPr>
          <w:b/>
          <w:color w:val="FF0000"/>
        </w:rPr>
        <w:t>="zoom-in"&gt;&lt;/</w:t>
      </w:r>
      <w:proofErr w:type="spellStart"/>
      <w:r w:rsidRPr="0011176B">
        <w:rPr>
          <w:b/>
          <w:color w:val="FF0000"/>
        </w:rPr>
        <w:t>div</w:t>
      </w:r>
      <w:proofErr w:type="spellEnd"/>
      <w:r w:rsidRPr="0011176B">
        <w:rPr>
          <w:b/>
          <w:color w:val="FF0000"/>
        </w:rPr>
        <w:t>&gt;</w:t>
      </w:r>
    </w:p>
  </w:comment>
  <w:comment w:id="43" w:author="Marielly Agatha" w:date="2019-10-07T11:59:00Z" w:initials="MA">
    <w:p w14:paraId="7A1676FB" w14:textId="669DEB2E" w:rsidR="00EE255D" w:rsidRDefault="00EE255D">
      <w:pPr>
        <w:pStyle w:val="Textodecomentrio"/>
        <w:ind w:left="0" w:hanging="2"/>
      </w:pPr>
      <w:r>
        <w:rPr>
          <w:rStyle w:val="Refdecomentrio"/>
        </w:rPr>
        <w:annotationRef/>
      </w:r>
      <w:r>
        <w:t>DG:</w:t>
      </w:r>
      <w:r w:rsidR="00093B14">
        <w:t xml:space="preserve"> Esta imagem é do site:</w:t>
      </w:r>
    </w:p>
    <w:p w14:paraId="1C7A7690" w14:textId="77777777" w:rsidR="00093B14" w:rsidRDefault="009801C9" w:rsidP="00093B14">
      <w:pPr>
        <w:pStyle w:val="Textodecomentrio"/>
        <w:ind w:leftChars="0" w:left="0" w:firstLineChars="0" w:firstLine="0"/>
      </w:pPr>
      <w:hyperlink r:id="rId5" w:history="1">
        <w:r w:rsidR="00093B14">
          <w:rPr>
            <w:rStyle w:val="Hyperlink"/>
          </w:rPr>
          <w:t>https://pt.dreamstime.com/foto-de-stock-lan%C3%A7ador-de-granadas-image18509370</w:t>
        </w:r>
      </w:hyperlink>
    </w:p>
    <w:p w14:paraId="7884DF61" w14:textId="77777777" w:rsidR="00093B14" w:rsidRDefault="00093B14">
      <w:pPr>
        <w:pStyle w:val="Textodecomentrio"/>
        <w:ind w:left="0" w:hanging="2"/>
      </w:pPr>
    </w:p>
    <w:p w14:paraId="7BEC06EE" w14:textId="73A4F227" w:rsidR="00EE255D" w:rsidRDefault="00093B14" w:rsidP="0025750E">
      <w:pPr>
        <w:pStyle w:val="Textodecomentrio"/>
        <w:ind w:leftChars="0" w:left="0" w:firstLineChars="0" w:firstLine="0"/>
      </w:pPr>
      <w:r>
        <w:t>Fazer uma ilustração d</w:t>
      </w:r>
      <w:r w:rsidR="00EE255D">
        <w:t xml:space="preserve">e um </w:t>
      </w:r>
      <w:proofErr w:type="spellStart"/>
      <w:r w:rsidR="00EE255D">
        <w:t>multilançador</w:t>
      </w:r>
      <w:proofErr w:type="spellEnd"/>
      <w:r w:rsidR="00EE255D">
        <w:t>: mesma arma, s</w:t>
      </w:r>
      <w:r w:rsidR="00B9423A">
        <w:t>ó que com um tambor de revolver para efeito comparativo.</w:t>
      </w:r>
    </w:p>
    <w:p w14:paraId="72CC8B35" w14:textId="77777777" w:rsidR="00EE255D" w:rsidRDefault="00EE255D" w:rsidP="0025750E">
      <w:pPr>
        <w:pStyle w:val="Textodecomentrio"/>
        <w:ind w:leftChars="0" w:left="0" w:firstLineChars="0" w:firstLine="0"/>
      </w:pPr>
    </w:p>
    <w:p w14:paraId="6B535ACA" w14:textId="21234290" w:rsidR="00EE255D" w:rsidRDefault="00EE255D" w:rsidP="0025750E">
      <w:pPr>
        <w:pStyle w:val="Textodecomentrio"/>
        <w:ind w:leftChars="0" w:left="0" w:firstLineChars="0" w:firstLine="0"/>
      </w:pPr>
    </w:p>
  </w:comment>
  <w:comment w:id="44" w:author="Marielly Agatha" w:date="2019-11-20T12:55:00Z" w:initials="MA">
    <w:p w14:paraId="71270DA5" w14:textId="08724340" w:rsidR="0011176B" w:rsidRDefault="0011176B">
      <w:pPr>
        <w:pStyle w:val="Textodecomentrio"/>
        <w:ind w:left="0" w:hanging="2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 w:rsidRPr="0011176B">
        <w:rPr>
          <w:rStyle w:val="Refdecomentrio"/>
          <w:b/>
          <w:color w:val="FF0000"/>
        </w:rPr>
        <w:annotationRef/>
      </w:r>
      <w:r w:rsidRPr="0011176B">
        <w:rPr>
          <w:b/>
          <w:color w:val="FF0000"/>
        </w:rPr>
        <w:t>Imagem estática e texto aparecer com scroll.</w:t>
      </w:r>
    </w:p>
  </w:comment>
  <w:comment w:id="45" w:author="Marielly Agatha" w:date="2019-11-20T12:55:00Z" w:initials="MA">
    <w:p w14:paraId="09C33A65" w14:textId="29851298" w:rsidR="0011176B" w:rsidRDefault="0011176B" w:rsidP="0011176B">
      <w:pPr>
        <w:pStyle w:val="Textodecomentrio"/>
        <w:ind w:left="0" w:hanging="2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 w:rsidRPr="0011176B">
        <w:rPr>
          <w:rStyle w:val="Refdecomentrio"/>
          <w:b/>
          <w:color w:val="FF0000"/>
        </w:rPr>
        <w:annotationRef/>
      </w:r>
      <w:r w:rsidRPr="0011176B">
        <w:rPr>
          <w:b/>
          <w:color w:val="FF0000"/>
        </w:rPr>
        <w:t>Imagem estática e texto aparecer com scroll.</w:t>
      </w:r>
    </w:p>
  </w:comment>
  <w:comment w:id="46" w:author="Cleusa" w:date="2019-11-07T15:56:00Z" w:initials="C">
    <w:p w14:paraId="1C2D452D" w14:textId="5DBD64F3" w:rsidR="00362098" w:rsidRDefault="00362098">
      <w:pPr>
        <w:pStyle w:val="Textodecomentrio"/>
        <w:ind w:left="0" w:hanging="2"/>
      </w:pPr>
      <w:r>
        <w:rPr>
          <w:rStyle w:val="Refdecomentrio"/>
        </w:rPr>
        <w:annotationRef/>
      </w:r>
      <w:r>
        <w:t>Faltou a editora.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1747B1" w15:done="0"/>
  <w15:commentEx w15:paraId="7D6D50A9" w15:done="0"/>
  <w15:commentEx w15:paraId="0518494C" w15:done="0"/>
  <w15:commentEx w15:paraId="5FF5E834" w15:paraIdParent="0518494C" w15:done="0"/>
  <w15:commentEx w15:paraId="1EEF33DD" w15:done="0"/>
  <w15:commentEx w15:paraId="42B4E864" w15:done="0"/>
  <w15:commentEx w15:paraId="5A73E410" w15:done="0"/>
  <w15:commentEx w15:paraId="51CC2F4D" w15:done="0"/>
  <w15:commentEx w15:paraId="72863023" w15:done="0"/>
  <w15:commentEx w15:paraId="47FCCFB2" w15:done="0"/>
  <w15:commentEx w15:paraId="67FE6796" w15:done="0"/>
  <w15:commentEx w15:paraId="1AC75963" w15:done="0"/>
  <w15:commentEx w15:paraId="34E1D024" w15:done="0"/>
  <w15:commentEx w15:paraId="1147E543" w15:done="0"/>
  <w15:commentEx w15:paraId="3A82AB3C" w15:done="0"/>
  <w15:commentEx w15:paraId="71BBBB79" w15:done="0"/>
  <w15:commentEx w15:paraId="02B08BA2" w15:done="0"/>
  <w15:commentEx w15:paraId="69410063" w15:paraIdParent="02B08BA2" w15:done="0"/>
  <w15:commentEx w15:paraId="6B535ACA" w15:done="0"/>
  <w15:commentEx w15:paraId="71270DA5" w15:done="0"/>
  <w15:commentEx w15:paraId="09C33A65" w15:done="0"/>
  <w15:commentEx w15:paraId="1C2D452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91F841" w16cid:durableId="21597853"/>
  <w16cid:commentId w16cid:paraId="13618164" w16cid:durableId="21597866"/>
  <w16cid:commentId w16cid:paraId="4BBF2148" w16cid:durableId="21597854"/>
  <w16cid:commentId w16cid:paraId="6E804B4B" w16cid:durableId="21597889"/>
  <w16cid:commentId w16cid:paraId="7D6D50A9" w16cid:durableId="21597855"/>
  <w16cid:commentId w16cid:paraId="73D58561" w16cid:durableId="21597856"/>
  <w16cid:commentId w16cid:paraId="615CFAA2" w16cid:durableId="21597857"/>
  <w16cid:commentId w16cid:paraId="517433BC" w16cid:durableId="2159792E"/>
  <w16cid:commentId w16cid:paraId="1B79CDFC" w16cid:durableId="21597858"/>
  <w16cid:commentId w16cid:paraId="1F3FC473" w16cid:durableId="215979C1"/>
  <w16cid:commentId w16cid:paraId="0518494C" w16cid:durableId="21597859"/>
  <w16cid:commentId w16cid:paraId="3FE2D815" w16cid:durableId="2159785A"/>
  <w16cid:commentId w16cid:paraId="19E64C88" w16cid:durableId="21597A48"/>
  <w16cid:commentId w16cid:paraId="51CC2F4D" w16cid:durableId="2159785B"/>
  <w16cid:commentId w16cid:paraId="72863023" w16cid:durableId="2159785C"/>
  <w16cid:commentId w16cid:paraId="5CB91A39" w16cid:durableId="2159785D"/>
  <w16cid:commentId w16cid:paraId="67FE6796" w16cid:durableId="2159785E"/>
  <w16cid:commentId w16cid:paraId="1AC75963" w16cid:durableId="2159785F"/>
  <w16cid:commentId w16cid:paraId="6C367594" w16cid:durableId="21597860"/>
  <w16cid:commentId w16cid:paraId="17F2C955" w16cid:durableId="21597A98"/>
  <w16cid:commentId w16cid:paraId="02B08BA2" w16cid:durableId="21597861"/>
  <w16cid:commentId w16cid:paraId="6B535ACA" w16cid:durableId="21597862"/>
  <w16cid:commentId w16cid:paraId="2CC0D191" w16cid:durableId="21597863"/>
  <w16cid:commentId w16cid:paraId="59468D59" w16cid:durableId="21597864"/>
  <w16cid:commentId w16cid:paraId="1F6B2113" w16cid:durableId="2159786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54D49"/>
    <w:multiLevelType w:val="multilevel"/>
    <w:tmpl w:val="0A0027B6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vertAlign w:val="baseline"/>
      </w:rPr>
    </w:lvl>
    <w:lvl w:ilvl="1">
      <w:start w:val="1"/>
      <w:numFmt w:val="lowerLetter"/>
      <w:lvlText w:val="%2."/>
      <w:lvlJc w:val="left"/>
      <w:pPr>
        <w:ind w:left="249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1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3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5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7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09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38" w:hanging="180"/>
      </w:pPr>
      <w:rPr>
        <w:vertAlign w:val="baseline"/>
      </w:rPr>
    </w:lvl>
  </w:abstractNum>
  <w:abstractNum w:abstractNumId="1">
    <w:nsid w:val="06906E91"/>
    <w:multiLevelType w:val="hybridMultilevel"/>
    <w:tmpl w:val="F7BC6E96"/>
    <w:lvl w:ilvl="0" w:tplc="59160C9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8" w:hanging="360"/>
      </w:pPr>
    </w:lvl>
    <w:lvl w:ilvl="2" w:tplc="0416001B" w:tentative="1">
      <w:start w:val="1"/>
      <w:numFmt w:val="lowerRoman"/>
      <w:lvlText w:val="%3."/>
      <w:lvlJc w:val="right"/>
      <w:pPr>
        <w:ind w:left="1798" w:hanging="180"/>
      </w:pPr>
    </w:lvl>
    <w:lvl w:ilvl="3" w:tplc="0416000F" w:tentative="1">
      <w:start w:val="1"/>
      <w:numFmt w:val="decimal"/>
      <w:lvlText w:val="%4."/>
      <w:lvlJc w:val="left"/>
      <w:pPr>
        <w:ind w:left="2518" w:hanging="360"/>
      </w:pPr>
    </w:lvl>
    <w:lvl w:ilvl="4" w:tplc="04160019" w:tentative="1">
      <w:start w:val="1"/>
      <w:numFmt w:val="lowerLetter"/>
      <w:lvlText w:val="%5."/>
      <w:lvlJc w:val="left"/>
      <w:pPr>
        <w:ind w:left="3238" w:hanging="360"/>
      </w:pPr>
    </w:lvl>
    <w:lvl w:ilvl="5" w:tplc="0416001B" w:tentative="1">
      <w:start w:val="1"/>
      <w:numFmt w:val="lowerRoman"/>
      <w:lvlText w:val="%6."/>
      <w:lvlJc w:val="right"/>
      <w:pPr>
        <w:ind w:left="3958" w:hanging="180"/>
      </w:pPr>
    </w:lvl>
    <w:lvl w:ilvl="6" w:tplc="0416000F" w:tentative="1">
      <w:start w:val="1"/>
      <w:numFmt w:val="decimal"/>
      <w:lvlText w:val="%7."/>
      <w:lvlJc w:val="left"/>
      <w:pPr>
        <w:ind w:left="4678" w:hanging="360"/>
      </w:pPr>
    </w:lvl>
    <w:lvl w:ilvl="7" w:tplc="04160019" w:tentative="1">
      <w:start w:val="1"/>
      <w:numFmt w:val="lowerLetter"/>
      <w:lvlText w:val="%8."/>
      <w:lvlJc w:val="left"/>
      <w:pPr>
        <w:ind w:left="5398" w:hanging="360"/>
      </w:pPr>
    </w:lvl>
    <w:lvl w:ilvl="8" w:tplc="0416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">
    <w:nsid w:val="0E126F91"/>
    <w:multiLevelType w:val="multilevel"/>
    <w:tmpl w:val="D02A96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>
    <w:nsid w:val="0FCC4243"/>
    <w:multiLevelType w:val="hybridMultilevel"/>
    <w:tmpl w:val="8D92B158"/>
    <w:lvl w:ilvl="0" w:tplc="2D38125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8" w:hanging="360"/>
      </w:pPr>
    </w:lvl>
    <w:lvl w:ilvl="2" w:tplc="0416001B" w:tentative="1">
      <w:start w:val="1"/>
      <w:numFmt w:val="lowerRoman"/>
      <w:lvlText w:val="%3."/>
      <w:lvlJc w:val="right"/>
      <w:pPr>
        <w:ind w:left="1798" w:hanging="180"/>
      </w:pPr>
    </w:lvl>
    <w:lvl w:ilvl="3" w:tplc="0416000F" w:tentative="1">
      <w:start w:val="1"/>
      <w:numFmt w:val="decimal"/>
      <w:lvlText w:val="%4."/>
      <w:lvlJc w:val="left"/>
      <w:pPr>
        <w:ind w:left="2518" w:hanging="360"/>
      </w:pPr>
    </w:lvl>
    <w:lvl w:ilvl="4" w:tplc="04160019" w:tentative="1">
      <w:start w:val="1"/>
      <w:numFmt w:val="lowerLetter"/>
      <w:lvlText w:val="%5."/>
      <w:lvlJc w:val="left"/>
      <w:pPr>
        <w:ind w:left="3238" w:hanging="360"/>
      </w:pPr>
    </w:lvl>
    <w:lvl w:ilvl="5" w:tplc="0416001B" w:tentative="1">
      <w:start w:val="1"/>
      <w:numFmt w:val="lowerRoman"/>
      <w:lvlText w:val="%6."/>
      <w:lvlJc w:val="right"/>
      <w:pPr>
        <w:ind w:left="3958" w:hanging="180"/>
      </w:pPr>
    </w:lvl>
    <w:lvl w:ilvl="6" w:tplc="0416000F" w:tentative="1">
      <w:start w:val="1"/>
      <w:numFmt w:val="decimal"/>
      <w:lvlText w:val="%7."/>
      <w:lvlJc w:val="left"/>
      <w:pPr>
        <w:ind w:left="4678" w:hanging="360"/>
      </w:pPr>
    </w:lvl>
    <w:lvl w:ilvl="7" w:tplc="04160019" w:tentative="1">
      <w:start w:val="1"/>
      <w:numFmt w:val="lowerLetter"/>
      <w:lvlText w:val="%8."/>
      <w:lvlJc w:val="left"/>
      <w:pPr>
        <w:ind w:left="5398" w:hanging="360"/>
      </w:pPr>
    </w:lvl>
    <w:lvl w:ilvl="8" w:tplc="0416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4">
    <w:nsid w:val="148C6F99"/>
    <w:multiLevelType w:val="multilevel"/>
    <w:tmpl w:val="39CA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4879A0"/>
    <w:multiLevelType w:val="multilevel"/>
    <w:tmpl w:val="0A0027B6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vertAlign w:val="baseline"/>
      </w:rPr>
    </w:lvl>
    <w:lvl w:ilvl="1">
      <w:start w:val="1"/>
      <w:numFmt w:val="lowerLetter"/>
      <w:lvlText w:val="%2."/>
      <w:lvlJc w:val="left"/>
      <w:pPr>
        <w:ind w:left="249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1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3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5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7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09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38" w:hanging="180"/>
      </w:pPr>
      <w:rPr>
        <w:vertAlign w:val="baseline"/>
      </w:rPr>
    </w:lvl>
  </w:abstractNum>
  <w:abstractNum w:abstractNumId="6">
    <w:nsid w:val="376B4703"/>
    <w:multiLevelType w:val="multilevel"/>
    <w:tmpl w:val="2794A882"/>
    <w:lvl w:ilvl="0">
      <w:start w:val="1"/>
      <w:numFmt w:val="bullet"/>
      <w:lvlText w:val="✔"/>
      <w:lvlJc w:val="left"/>
      <w:pPr>
        <w:ind w:left="142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>
    <w:nsid w:val="4272526B"/>
    <w:multiLevelType w:val="multilevel"/>
    <w:tmpl w:val="274E1FA6"/>
    <w:lvl w:ilvl="0">
      <w:start w:val="1"/>
      <w:numFmt w:val="lowerLetter"/>
      <w:lvlText w:val="%1)"/>
      <w:lvlJc w:val="left"/>
      <w:pPr>
        <w:ind w:left="106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8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0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2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4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6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8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0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25" w:hanging="180"/>
      </w:pPr>
      <w:rPr>
        <w:vertAlign w:val="baseline"/>
      </w:rPr>
    </w:lvl>
  </w:abstractNum>
  <w:abstractNum w:abstractNumId="8">
    <w:nsid w:val="4384691E"/>
    <w:multiLevelType w:val="multilevel"/>
    <w:tmpl w:val="C64A8812"/>
    <w:lvl w:ilvl="0">
      <w:start w:val="1"/>
      <w:numFmt w:val="lowerLetter"/>
      <w:lvlText w:val="%1)"/>
      <w:lvlJc w:val="left"/>
      <w:pPr>
        <w:ind w:left="106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vertAlign w:val="baseline"/>
      </w:rPr>
    </w:lvl>
  </w:abstractNum>
  <w:abstractNum w:abstractNumId="9">
    <w:nsid w:val="442872CF"/>
    <w:multiLevelType w:val="multilevel"/>
    <w:tmpl w:val="72C0C64C"/>
    <w:lvl w:ilvl="0">
      <w:start w:val="1"/>
      <w:numFmt w:val="decimalZero"/>
      <w:lvlText w:val="%1."/>
      <w:lvlJc w:val="left"/>
      <w:pPr>
        <w:ind w:left="106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8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0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2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4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6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8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0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25" w:hanging="180"/>
      </w:pPr>
      <w:rPr>
        <w:vertAlign w:val="baseline"/>
      </w:rPr>
    </w:lvl>
  </w:abstractNum>
  <w:abstractNum w:abstractNumId="10">
    <w:nsid w:val="4DE20F6E"/>
    <w:multiLevelType w:val="multilevel"/>
    <w:tmpl w:val="531A7142"/>
    <w:lvl w:ilvl="0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>
    <w:nsid w:val="53C749DA"/>
    <w:multiLevelType w:val="multilevel"/>
    <w:tmpl w:val="C9429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1C5EB9"/>
    <w:multiLevelType w:val="multilevel"/>
    <w:tmpl w:val="68A05B6C"/>
    <w:lvl w:ilvl="0">
      <w:start w:val="1"/>
      <w:numFmt w:val="lowerLetter"/>
      <w:lvlText w:val="%1)"/>
      <w:lvlJc w:val="left"/>
      <w:pPr>
        <w:ind w:left="2138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285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57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429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501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73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45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717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898" w:hanging="180"/>
      </w:pPr>
      <w:rPr>
        <w:vertAlign w:val="baseline"/>
      </w:rPr>
    </w:lvl>
  </w:abstractNum>
  <w:abstractNum w:abstractNumId="13">
    <w:nsid w:val="58DD5946"/>
    <w:multiLevelType w:val="multilevel"/>
    <w:tmpl w:val="42C4D84C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vertAlign w:val="baseline"/>
      </w:rPr>
    </w:lvl>
  </w:abstractNum>
  <w:abstractNum w:abstractNumId="14">
    <w:nsid w:val="66436FCC"/>
    <w:multiLevelType w:val="multilevel"/>
    <w:tmpl w:val="0A0027B6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vertAlign w:val="baseline"/>
      </w:rPr>
    </w:lvl>
    <w:lvl w:ilvl="1">
      <w:start w:val="1"/>
      <w:numFmt w:val="lowerLetter"/>
      <w:lvlText w:val="%2."/>
      <w:lvlJc w:val="left"/>
      <w:pPr>
        <w:ind w:left="249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21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3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5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7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09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38" w:hanging="180"/>
      </w:pPr>
      <w:rPr>
        <w:vertAlign w:val="baseline"/>
      </w:rPr>
    </w:lvl>
  </w:abstractNum>
  <w:abstractNum w:abstractNumId="15">
    <w:nsid w:val="6B3051C9"/>
    <w:multiLevelType w:val="multilevel"/>
    <w:tmpl w:val="8C4A83AE"/>
    <w:lvl w:ilvl="0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6">
    <w:nsid w:val="6CAE1B61"/>
    <w:multiLevelType w:val="hybridMultilevel"/>
    <w:tmpl w:val="23F842B2"/>
    <w:lvl w:ilvl="0" w:tplc="0416000F">
      <w:start w:val="1"/>
      <w:numFmt w:val="decimal"/>
      <w:lvlText w:val="%1."/>
      <w:lvlJc w:val="left"/>
      <w:pPr>
        <w:ind w:left="718" w:hanging="360"/>
      </w:pPr>
    </w:lvl>
    <w:lvl w:ilvl="1" w:tplc="04160019" w:tentative="1">
      <w:start w:val="1"/>
      <w:numFmt w:val="lowerLetter"/>
      <w:lvlText w:val="%2."/>
      <w:lvlJc w:val="left"/>
      <w:pPr>
        <w:ind w:left="1438" w:hanging="360"/>
      </w:pPr>
    </w:lvl>
    <w:lvl w:ilvl="2" w:tplc="0416001B" w:tentative="1">
      <w:start w:val="1"/>
      <w:numFmt w:val="lowerRoman"/>
      <w:lvlText w:val="%3."/>
      <w:lvlJc w:val="right"/>
      <w:pPr>
        <w:ind w:left="2158" w:hanging="180"/>
      </w:pPr>
    </w:lvl>
    <w:lvl w:ilvl="3" w:tplc="0416000F" w:tentative="1">
      <w:start w:val="1"/>
      <w:numFmt w:val="decimal"/>
      <w:lvlText w:val="%4."/>
      <w:lvlJc w:val="left"/>
      <w:pPr>
        <w:ind w:left="2878" w:hanging="360"/>
      </w:pPr>
    </w:lvl>
    <w:lvl w:ilvl="4" w:tplc="04160019" w:tentative="1">
      <w:start w:val="1"/>
      <w:numFmt w:val="lowerLetter"/>
      <w:lvlText w:val="%5."/>
      <w:lvlJc w:val="left"/>
      <w:pPr>
        <w:ind w:left="3598" w:hanging="360"/>
      </w:pPr>
    </w:lvl>
    <w:lvl w:ilvl="5" w:tplc="0416001B" w:tentative="1">
      <w:start w:val="1"/>
      <w:numFmt w:val="lowerRoman"/>
      <w:lvlText w:val="%6."/>
      <w:lvlJc w:val="right"/>
      <w:pPr>
        <w:ind w:left="4318" w:hanging="180"/>
      </w:pPr>
    </w:lvl>
    <w:lvl w:ilvl="6" w:tplc="0416000F" w:tentative="1">
      <w:start w:val="1"/>
      <w:numFmt w:val="decimal"/>
      <w:lvlText w:val="%7."/>
      <w:lvlJc w:val="left"/>
      <w:pPr>
        <w:ind w:left="5038" w:hanging="360"/>
      </w:pPr>
    </w:lvl>
    <w:lvl w:ilvl="7" w:tplc="04160019" w:tentative="1">
      <w:start w:val="1"/>
      <w:numFmt w:val="lowerLetter"/>
      <w:lvlText w:val="%8."/>
      <w:lvlJc w:val="left"/>
      <w:pPr>
        <w:ind w:left="5758" w:hanging="360"/>
      </w:pPr>
    </w:lvl>
    <w:lvl w:ilvl="8" w:tplc="0416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7">
    <w:nsid w:val="75BD138F"/>
    <w:multiLevelType w:val="hybridMultilevel"/>
    <w:tmpl w:val="EECED50E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>
    <w:nsid w:val="79992C07"/>
    <w:multiLevelType w:val="hybridMultilevel"/>
    <w:tmpl w:val="D722D2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035321"/>
    <w:multiLevelType w:val="multilevel"/>
    <w:tmpl w:val="DFDC872A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0">
    <w:nsid w:val="7EF30B6D"/>
    <w:multiLevelType w:val="hybridMultilevel"/>
    <w:tmpl w:val="A0206D76"/>
    <w:lvl w:ilvl="0" w:tplc="6BDC4DD6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78" w:hanging="360"/>
      </w:pPr>
    </w:lvl>
    <w:lvl w:ilvl="2" w:tplc="0416001B" w:tentative="1">
      <w:start w:val="1"/>
      <w:numFmt w:val="lowerRoman"/>
      <w:lvlText w:val="%3."/>
      <w:lvlJc w:val="right"/>
      <w:pPr>
        <w:ind w:left="1798" w:hanging="180"/>
      </w:pPr>
    </w:lvl>
    <w:lvl w:ilvl="3" w:tplc="0416000F" w:tentative="1">
      <w:start w:val="1"/>
      <w:numFmt w:val="decimal"/>
      <w:lvlText w:val="%4."/>
      <w:lvlJc w:val="left"/>
      <w:pPr>
        <w:ind w:left="2518" w:hanging="360"/>
      </w:pPr>
    </w:lvl>
    <w:lvl w:ilvl="4" w:tplc="04160019" w:tentative="1">
      <w:start w:val="1"/>
      <w:numFmt w:val="lowerLetter"/>
      <w:lvlText w:val="%5."/>
      <w:lvlJc w:val="left"/>
      <w:pPr>
        <w:ind w:left="3238" w:hanging="360"/>
      </w:pPr>
    </w:lvl>
    <w:lvl w:ilvl="5" w:tplc="0416001B" w:tentative="1">
      <w:start w:val="1"/>
      <w:numFmt w:val="lowerRoman"/>
      <w:lvlText w:val="%6."/>
      <w:lvlJc w:val="right"/>
      <w:pPr>
        <w:ind w:left="3958" w:hanging="180"/>
      </w:pPr>
    </w:lvl>
    <w:lvl w:ilvl="6" w:tplc="0416000F" w:tentative="1">
      <w:start w:val="1"/>
      <w:numFmt w:val="decimal"/>
      <w:lvlText w:val="%7."/>
      <w:lvlJc w:val="left"/>
      <w:pPr>
        <w:ind w:left="4678" w:hanging="360"/>
      </w:pPr>
    </w:lvl>
    <w:lvl w:ilvl="7" w:tplc="04160019" w:tentative="1">
      <w:start w:val="1"/>
      <w:numFmt w:val="lowerLetter"/>
      <w:lvlText w:val="%8."/>
      <w:lvlJc w:val="left"/>
      <w:pPr>
        <w:ind w:left="5398" w:hanging="360"/>
      </w:pPr>
    </w:lvl>
    <w:lvl w:ilvl="8" w:tplc="0416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8"/>
  </w:num>
  <w:num w:numId="5">
    <w:abstractNumId w:val="7"/>
  </w:num>
  <w:num w:numId="6">
    <w:abstractNumId w:val="6"/>
  </w:num>
  <w:num w:numId="7">
    <w:abstractNumId w:val="19"/>
  </w:num>
  <w:num w:numId="8">
    <w:abstractNumId w:val="15"/>
  </w:num>
  <w:num w:numId="9">
    <w:abstractNumId w:val="2"/>
  </w:num>
  <w:num w:numId="10">
    <w:abstractNumId w:val="13"/>
  </w:num>
  <w:num w:numId="11">
    <w:abstractNumId w:val="9"/>
  </w:num>
  <w:num w:numId="12">
    <w:abstractNumId w:val="17"/>
  </w:num>
  <w:num w:numId="13">
    <w:abstractNumId w:val="5"/>
  </w:num>
  <w:num w:numId="14">
    <w:abstractNumId w:val="14"/>
  </w:num>
  <w:num w:numId="15">
    <w:abstractNumId w:val="3"/>
  </w:num>
  <w:num w:numId="16">
    <w:abstractNumId w:val="1"/>
  </w:num>
  <w:num w:numId="17">
    <w:abstractNumId w:val="16"/>
  </w:num>
  <w:num w:numId="18">
    <w:abstractNumId w:val="18"/>
  </w:num>
  <w:num w:numId="19">
    <w:abstractNumId w:val="20"/>
  </w:num>
  <w:num w:numId="20">
    <w:abstractNumId w:val="4"/>
  </w:num>
  <w:num w:numId="21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rielly Agatha">
    <w15:presenceInfo w15:providerId="None" w15:userId="Marielly Agatha"/>
  </w15:person>
  <w15:person w15:author="Cíntia">
    <w15:presenceInfo w15:providerId="None" w15:userId="Cíntia"/>
  </w15:person>
  <w15:person w15:author="Cleusa">
    <w15:presenceInfo w15:providerId="None" w15:userId="Cleu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201"/>
    <w:rsid w:val="000007B6"/>
    <w:rsid w:val="000130D8"/>
    <w:rsid w:val="00020608"/>
    <w:rsid w:val="00062093"/>
    <w:rsid w:val="00072319"/>
    <w:rsid w:val="00093B14"/>
    <w:rsid w:val="000F3E57"/>
    <w:rsid w:val="000F4B19"/>
    <w:rsid w:val="00101866"/>
    <w:rsid w:val="0011176B"/>
    <w:rsid w:val="0015601D"/>
    <w:rsid w:val="00157DAD"/>
    <w:rsid w:val="001808C8"/>
    <w:rsid w:val="00191A25"/>
    <w:rsid w:val="00192D3F"/>
    <w:rsid w:val="00197886"/>
    <w:rsid w:val="001C4B33"/>
    <w:rsid w:val="001C4C4F"/>
    <w:rsid w:val="001D2AA0"/>
    <w:rsid w:val="001D57C2"/>
    <w:rsid w:val="001D7696"/>
    <w:rsid w:val="001E6DEB"/>
    <w:rsid w:val="00205E0A"/>
    <w:rsid w:val="00221D5A"/>
    <w:rsid w:val="00225A71"/>
    <w:rsid w:val="002268CE"/>
    <w:rsid w:val="002418AF"/>
    <w:rsid w:val="0024261C"/>
    <w:rsid w:val="002428BB"/>
    <w:rsid w:val="002468E0"/>
    <w:rsid w:val="002553A8"/>
    <w:rsid w:val="0025750E"/>
    <w:rsid w:val="00282CF1"/>
    <w:rsid w:val="00291EC2"/>
    <w:rsid w:val="002B4020"/>
    <w:rsid w:val="002D4FC4"/>
    <w:rsid w:val="003104F7"/>
    <w:rsid w:val="003136BF"/>
    <w:rsid w:val="003271C2"/>
    <w:rsid w:val="00355F90"/>
    <w:rsid w:val="00362098"/>
    <w:rsid w:val="00387E22"/>
    <w:rsid w:val="00390232"/>
    <w:rsid w:val="003A5C56"/>
    <w:rsid w:val="003B0A03"/>
    <w:rsid w:val="003B6F6B"/>
    <w:rsid w:val="003C6668"/>
    <w:rsid w:val="004054C1"/>
    <w:rsid w:val="00424E2F"/>
    <w:rsid w:val="00430BA4"/>
    <w:rsid w:val="00435B17"/>
    <w:rsid w:val="00436949"/>
    <w:rsid w:val="00454FE5"/>
    <w:rsid w:val="00462EFD"/>
    <w:rsid w:val="004663A1"/>
    <w:rsid w:val="004678AD"/>
    <w:rsid w:val="00475B0E"/>
    <w:rsid w:val="00476182"/>
    <w:rsid w:val="004C5B5F"/>
    <w:rsid w:val="004D288A"/>
    <w:rsid w:val="004D3964"/>
    <w:rsid w:val="005159C4"/>
    <w:rsid w:val="00526FCC"/>
    <w:rsid w:val="00543BF1"/>
    <w:rsid w:val="005523EA"/>
    <w:rsid w:val="0055295E"/>
    <w:rsid w:val="005560C6"/>
    <w:rsid w:val="00557192"/>
    <w:rsid w:val="0056507A"/>
    <w:rsid w:val="00576C44"/>
    <w:rsid w:val="005934BD"/>
    <w:rsid w:val="005B3035"/>
    <w:rsid w:val="005B795E"/>
    <w:rsid w:val="005C40C0"/>
    <w:rsid w:val="005D6038"/>
    <w:rsid w:val="00640CD7"/>
    <w:rsid w:val="00664201"/>
    <w:rsid w:val="00665756"/>
    <w:rsid w:val="00670AE2"/>
    <w:rsid w:val="00696200"/>
    <w:rsid w:val="006B3260"/>
    <w:rsid w:val="006B6949"/>
    <w:rsid w:val="006C0FB7"/>
    <w:rsid w:val="006E41E3"/>
    <w:rsid w:val="006E450A"/>
    <w:rsid w:val="006E4F18"/>
    <w:rsid w:val="007018A9"/>
    <w:rsid w:val="00711A70"/>
    <w:rsid w:val="00712A0E"/>
    <w:rsid w:val="00714282"/>
    <w:rsid w:val="007417C6"/>
    <w:rsid w:val="007627AA"/>
    <w:rsid w:val="007755EB"/>
    <w:rsid w:val="007800B8"/>
    <w:rsid w:val="007C617E"/>
    <w:rsid w:val="007D066F"/>
    <w:rsid w:val="007E40E4"/>
    <w:rsid w:val="007F3BE6"/>
    <w:rsid w:val="008075C6"/>
    <w:rsid w:val="00816D0D"/>
    <w:rsid w:val="00821520"/>
    <w:rsid w:val="0083608A"/>
    <w:rsid w:val="00843FD9"/>
    <w:rsid w:val="008467F1"/>
    <w:rsid w:val="008470BB"/>
    <w:rsid w:val="00887353"/>
    <w:rsid w:val="0089628D"/>
    <w:rsid w:val="008B5F4B"/>
    <w:rsid w:val="008D0F33"/>
    <w:rsid w:val="008D54AA"/>
    <w:rsid w:val="00907FC6"/>
    <w:rsid w:val="00922CAA"/>
    <w:rsid w:val="00930F55"/>
    <w:rsid w:val="00947D35"/>
    <w:rsid w:val="009602ED"/>
    <w:rsid w:val="009801C9"/>
    <w:rsid w:val="009808AF"/>
    <w:rsid w:val="0098702A"/>
    <w:rsid w:val="009C15D3"/>
    <w:rsid w:val="009F457D"/>
    <w:rsid w:val="00A05577"/>
    <w:rsid w:val="00A116B8"/>
    <w:rsid w:val="00A2183B"/>
    <w:rsid w:val="00A24EB2"/>
    <w:rsid w:val="00A32CBE"/>
    <w:rsid w:val="00A54193"/>
    <w:rsid w:val="00A56E1B"/>
    <w:rsid w:val="00A64820"/>
    <w:rsid w:val="00A65903"/>
    <w:rsid w:val="00A703F8"/>
    <w:rsid w:val="00A7184C"/>
    <w:rsid w:val="00A8553E"/>
    <w:rsid w:val="00A91FDA"/>
    <w:rsid w:val="00A93FCD"/>
    <w:rsid w:val="00A9582C"/>
    <w:rsid w:val="00AA0B7E"/>
    <w:rsid w:val="00AC6216"/>
    <w:rsid w:val="00AE0B2C"/>
    <w:rsid w:val="00AE6F31"/>
    <w:rsid w:val="00AF39DE"/>
    <w:rsid w:val="00B058A0"/>
    <w:rsid w:val="00B410CF"/>
    <w:rsid w:val="00B4680D"/>
    <w:rsid w:val="00B56776"/>
    <w:rsid w:val="00B61B45"/>
    <w:rsid w:val="00B63B77"/>
    <w:rsid w:val="00B64A7C"/>
    <w:rsid w:val="00B66196"/>
    <w:rsid w:val="00B66EA7"/>
    <w:rsid w:val="00B73EDB"/>
    <w:rsid w:val="00B85423"/>
    <w:rsid w:val="00B9423A"/>
    <w:rsid w:val="00BD4D72"/>
    <w:rsid w:val="00BD7952"/>
    <w:rsid w:val="00BF214E"/>
    <w:rsid w:val="00BF4820"/>
    <w:rsid w:val="00BF751B"/>
    <w:rsid w:val="00BF778E"/>
    <w:rsid w:val="00C17479"/>
    <w:rsid w:val="00C556D8"/>
    <w:rsid w:val="00C61D97"/>
    <w:rsid w:val="00C65A87"/>
    <w:rsid w:val="00C81720"/>
    <w:rsid w:val="00CC52DD"/>
    <w:rsid w:val="00CE2A99"/>
    <w:rsid w:val="00CE7D23"/>
    <w:rsid w:val="00CF3876"/>
    <w:rsid w:val="00CF3ADB"/>
    <w:rsid w:val="00D22051"/>
    <w:rsid w:val="00D27056"/>
    <w:rsid w:val="00D32E66"/>
    <w:rsid w:val="00D3498E"/>
    <w:rsid w:val="00D41A9F"/>
    <w:rsid w:val="00D455B1"/>
    <w:rsid w:val="00D63F7C"/>
    <w:rsid w:val="00D719FB"/>
    <w:rsid w:val="00DC33C1"/>
    <w:rsid w:val="00DD7E78"/>
    <w:rsid w:val="00DE1832"/>
    <w:rsid w:val="00E045EF"/>
    <w:rsid w:val="00E06B6B"/>
    <w:rsid w:val="00E2007B"/>
    <w:rsid w:val="00E26614"/>
    <w:rsid w:val="00E47566"/>
    <w:rsid w:val="00E932BD"/>
    <w:rsid w:val="00E96CAA"/>
    <w:rsid w:val="00EA325B"/>
    <w:rsid w:val="00EB4CB7"/>
    <w:rsid w:val="00EE255D"/>
    <w:rsid w:val="00EE4172"/>
    <w:rsid w:val="00EF0532"/>
    <w:rsid w:val="00EF1BE5"/>
    <w:rsid w:val="00F15C13"/>
    <w:rsid w:val="00F90360"/>
    <w:rsid w:val="00F976D6"/>
    <w:rsid w:val="00FB4892"/>
    <w:rsid w:val="00FC2BFE"/>
    <w:rsid w:val="00FC7349"/>
    <w:rsid w:val="00FE1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57796"/>
  <w15:docId w15:val="{AE1CBB93-77E2-4B74-A996-9D3CB047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next w:val="Normal"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/>
      <w:b/>
      <w:bCs/>
      <w:sz w:val="15"/>
      <w:szCs w:val="1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ListLabel1">
    <w:name w:val="ListLabel 1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2">
    <w:name w:val="ListLabel 2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3">
    <w:name w:val="ListLabel 3"/>
    <w:rPr>
      <w:w w:val="100"/>
      <w:position w:val="-1"/>
      <w:effect w:val="none"/>
      <w:vertAlign w:val="baseline"/>
      <w:cs w:val="0"/>
      <w:em w:val="none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styleId="PargrafodaLista">
    <w:name w:val="List Paragraph"/>
    <w:basedOn w:val="Normal"/>
    <w:pPr>
      <w:ind w:left="720"/>
      <w:contextualSpacing/>
    </w:pPr>
  </w:style>
  <w:style w:type="table" w:styleId="Tabelacomgrade">
    <w:name w:val="Table Grid"/>
    <w:basedOn w:val="Tabe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qFormat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A2">
    <w:name w:val="A2"/>
    <w:rPr>
      <w:color w:val="000000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styleId="Refdecomentrio">
    <w:name w:val="annotation reference"/>
    <w:qFormat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Textodecomentrio">
    <w:name w:val="annotation text"/>
    <w:basedOn w:val="Normal"/>
    <w:qFormat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rPr>
      <w:w w:val="100"/>
      <w:position w:val="-1"/>
      <w:effect w:val="none"/>
      <w:vertAlign w:val="baseline"/>
      <w:cs w:val="0"/>
      <w:em w:val="none"/>
      <w:lang w:eastAsia="en-US"/>
    </w:rPr>
  </w:style>
  <w:style w:type="paragraph" w:styleId="Assuntodocomentrio">
    <w:name w:val="annotation subject"/>
    <w:basedOn w:val="Textodecomentrio"/>
    <w:next w:val="Textodecomentrio"/>
    <w:qFormat/>
    <w:rPr>
      <w:b/>
      <w:bCs/>
    </w:rPr>
  </w:style>
  <w:style w:type="character" w:customStyle="1" w:styleId="AssuntodocomentrioChar">
    <w:name w:val="Assunto do comentário Char"/>
    <w:rPr>
      <w:b/>
      <w:bCs/>
      <w:w w:val="100"/>
      <w:position w:val="-1"/>
      <w:effect w:val="none"/>
      <w:vertAlign w:val="baseline"/>
      <w:cs w:val="0"/>
      <w:em w:val="none"/>
      <w:lang w:eastAsia="en-US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6Char">
    <w:name w:val="Título 6 Char"/>
    <w:rPr>
      <w:rFonts w:ascii="Times New Roman" w:eastAsia="Times New Roman" w:hAnsi="Times New Roman"/>
      <w:b/>
      <w:bCs/>
      <w:w w:val="100"/>
      <w:position w:val="-1"/>
      <w:sz w:val="15"/>
      <w:szCs w:val="15"/>
      <w:effect w:val="none"/>
      <w:vertAlign w:val="baseline"/>
      <w:cs w:val="0"/>
      <w:em w:val="none"/>
    </w:rPr>
  </w:style>
  <w:style w:type="paragraph" w:customStyle="1" w:styleId="recuo">
    <w:name w:val="recuo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qFormat/>
    <w:pPr>
      <w:spacing w:after="0" w:line="360" w:lineRule="auto"/>
      <w:ind w:firstLine="708"/>
      <w:jc w:val="both"/>
    </w:pPr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0130D8"/>
    <w:rPr>
      <w:color w:val="800080" w:themeColor="followedHyperlink"/>
      <w:u w:val="single"/>
    </w:rPr>
  </w:style>
  <w:style w:type="paragraph" w:customStyle="1" w:styleId="text-justify">
    <w:name w:val="text-justify"/>
    <w:basedOn w:val="Normal"/>
    <w:rsid w:val="000F3E57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position w:val="0"/>
      <w:sz w:val="24"/>
      <w:szCs w:val="24"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8470BB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197886"/>
    <w:pPr>
      <w:spacing w:after="0" w:line="240" w:lineRule="auto"/>
    </w:pPr>
    <w:rPr>
      <w:position w:val="-1"/>
      <w:lang w:eastAsia="en-US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117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ind w:leftChars="0" w:left="0" w:firstLineChars="0" w:firstLine="0"/>
      <w:textDirection w:val="lrTb"/>
      <w:textAlignment w:val="auto"/>
      <w:outlineLvl w:val="9"/>
    </w:pPr>
    <w:rPr>
      <w:rFonts w:ascii="Courier New" w:eastAsia="Times New Roman" w:hAnsi="Courier New" w:cs="Courier New"/>
      <w:position w:val="0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1176B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ljs-tag">
    <w:name w:val="hljs-tag"/>
    <w:basedOn w:val="Fontepargpadro"/>
    <w:rsid w:val="0011176B"/>
  </w:style>
  <w:style w:type="character" w:customStyle="1" w:styleId="hljs-title">
    <w:name w:val="hljs-title"/>
    <w:basedOn w:val="Fontepargpadro"/>
    <w:rsid w:val="0011176B"/>
  </w:style>
  <w:style w:type="character" w:customStyle="1" w:styleId="hljs-attribute">
    <w:name w:val="hljs-attribute"/>
    <w:basedOn w:val="Fontepargpadro"/>
    <w:rsid w:val="0011176B"/>
  </w:style>
  <w:style w:type="character" w:customStyle="1" w:styleId="hljs-value">
    <w:name w:val="hljs-value"/>
    <w:basedOn w:val="Fontepargpadro"/>
    <w:rsid w:val="00111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1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65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32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9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8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74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536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image.shutterstock.com/image-photo/shiny-pistol-ammunition-on-wooden-600w-743637214.jpg" TargetMode="External"/><Relationship Id="rId2" Type="http://schemas.openxmlformats.org/officeDocument/2006/relationships/hyperlink" Target="https://www.shutterstock.com/pt/image-photo/black-gun-cartridges-him-on-white-530896405" TargetMode="External"/><Relationship Id="rId1" Type="http://schemas.openxmlformats.org/officeDocument/2006/relationships/hyperlink" Target="https://www.shutterstock.com/pt/image-photo/buenos-aires-argentina-december-18-2017-1416582968" TargetMode="External"/><Relationship Id="rId5" Type="http://schemas.openxmlformats.org/officeDocument/2006/relationships/hyperlink" Target="https://pt.dreamstime.com/foto-de-stock-lan%C3%A7ador-de-granadas-image18509370" TargetMode="External"/><Relationship Id="rId4" Type="http://schemas.openxmlformats.org/officeDocument/2006/relationships/hyperlink" Target="https://www.shutterstock.com/pt/image-photo/m4a1-carbine-equipped-m203-grenade-launcher-162014870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hyperlink" Target="https://pt.calameo.com/read/0017250349dd5027440b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41" Type="http://schemas.openxmlformats.org/officeDocument/2006/relationships/hyperlink" Target="https://www.shutterstock.com/p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0.png"/><Relationship Id="rId37" Type="http://schemas.openxmlformats.org/officeDocument/2006/relationships/image" Target="media/image23.png"/><Relationship Id="rId40" Type="http://schemas.openxmlformats.org/officeDocument/2006/relationships/hyperlink" Target="http://bdex.eb.mil.br/jspui/bitstream/1/820/1/EB70-CI-11.415%20Tecnologia%20Menos%20Letal.pdf" TargetMode="External"/><Relationship Id="rId45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36" Type="http://schemas.openxmlformats.org/officeDocument/2006/relationships/image" Target="media/image22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35" Type="http://schemas.openxmlformats.org/officeDocument/2006/relationships/image" Target="media/image21.jpeg"/><Relationship Id="rId43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JgBeF5Xz+Gza2NsKDpKBjKbklw==">AMUW2mWg9HM8UfbDfRVKRE6fsb3Kh6IoP/KMnTko5FF+aVdCpTUJcM0XO3M8LTWslR+/Jgn/tDsBXdtqvX6U2qJB6K1w6C/BOXn4erx1YBEyuIDFsc0xDsZCW7HGMM/VKs0EahOMmxgL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966E464-CF8C-4D2C-A50A-F2F03BA5C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4591</Words>
  <Characters>24793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Cíntia</cp:lastModifiedBy>
  <cp:revision>2</cp:revision>
  <dcterms:created xsi:type="dcterms:W3CDTF">2019-11-20T16:40:00Z</dcterms:created>
  <dcterms:modified xsi:type="dcterms:W3CDTF">2019-11-20T16:40:00Z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